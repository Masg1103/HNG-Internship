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ind w:left="0" w:firstLine="0"/>
        <w:jc w:val="center"/>
        <w:rPr>
          <w:b w:val="1"/>
          <w:sz w:val="34"/>
          <w:szCs w:val="34"/>
        </w:rPr>
      </w:pPr>
      <w:bookmarkStart w:colFirst="0" w:colLast="0" w:name="_9vzcf3jlo9bk" w:id="0"/>
      <w:bookmarkEnd w:id="0"/>
      <w:r w:rsidDel="00000000" w:rsidR="00000000" w:rsidRPr="00000000">
        <w:rPr>
          <w:b w:val="1"/>
          <w:sz w:val="34"/>
          <w:szCs w:val="34"/>
          <w:rtl w:val="0"/>
        </w:rPr>
        <w:t xml:space="preserve">Language Learning AI Game PRD </w:t>
      </w:r>
      <w:r w:rsidDel="00000000" w:rsidR="00000000" w:rsidRPr="00000000">
        <w:rPr>
          <w:rtl w:val="0"/>
        </w:rPr>
      </w:r>
    </w:p>
    <w:p w:rsidR="00000000" w:rsidDel="00000000" w:rsidP="00000000" w:rsidRDefault="00000000" w:rsidRPr="00000000" w14:paraId="00000002">
      <w:pPr>
        <w:pStyle w:val="Heading2"/>
        <w:keepNext w:val="0"/>
        <w:keepLines w:val="0"/>
        <w:spacing w:after="80" w:lineRule="auto"/>
        <w:ind w:left="0" w:firstLine="0"/>
        <w:jc w:val="both"/>
        <w:rPr>
          <w:b w:val="1"/>
          <w:sz w:val="34"/>
          <w:szCs w:val="34"/>
        </w:rPr>
      </w:pPr>
      <w:bookmarkStart w:colFirst="0" w:colLast="0" w:name="_3983v4vdyjyq" w:id="1"/>
      <w:bookmarkEnd w:id="1"/>
      <w:r w:rsidDel="00000000" w:rsidR="00000000" w:rsidRPr="00000000">
        <w:rPr>
          <w:b w:val="1"/>
          <w:sz w:val="34"/>
          <w:szCs w:val="34"/>
          <w:rtl w:val="0"/>
        </w:rPr>
        <w:t xml:space="preserve">Introduction</w:t>
      </w:r>
      <w:r w:rsidDel="00000000" w:rsidR="00000000" w:rsidRPr="00000000">
        <w:rPr>
          <w:rtl w:val="0"/>
        </w:rPr>
      </w:r>
    </w:p>
    <w:p w:rsidR="00000000" w:rsidDel="00000000" w:rsidP="00000000" w:rsidRDefault="00000000" w:rsidRPr="00000000" w14:paraId="00000003">
      <w:pPr>
        <w:ind w:left="0" w:firstLine="0"/>
        <w:jc w:val="both"/>
        <w:rPr>
          <w:b w:val="0"/>
        </w:rPr>
      </w:pPr>
      <w:r w:rsidDel="00000000" w:rsidR="00000000" w:rsidRPr="00000000">
        <w:rPr>
          <w:b w:val="0"/>
          <w:rtl w:val="0"/>
        </w:rPr>
        <w:t xml:space="preserve">This Product Requirement Document (PRD) outlines the requirements for the Language Learning AI Game, a comprehensive platform designed to revolutionise language learning through immersive AI-driven experiences. This PRD will detail the purpose, features, key objectives, assumptions, user personas, and unique features of the game. It will also outline the core UX flow, success metrics, and roadmap of the product, aiming to provide a dynamic and engaging learning environment for users worldwide.</w:t>
      </w: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ind w:left="0" w:firstLine="0"/>
        <w:jc w:val="both"/>
        <w:rPr>
          <w:b w:val="1"/>
          <w:sz w:val="34"/>
          <w:szCs w:val="34"/>
          <w:u w:val="single"/>
        </w:rPr>
      </w:pPr>
      <w:bookmarkStart w:colFirst="0" w:colLast="0" w:name="_uyho94t8o1v6" w:id="2"/>
      <w:bookmarkEnd w:id="2"/>
      <w:r w:rsidDel="00000000" w:rsidR="00000000" w:rsidRPr="00000000">
        <w:rPr>
          <w:b w:val="1"/>
          <w:sz w:val="34"/>
          <w:szCs w:val="34"/>
          <w:u w:val="single"/>
          <w:rtl w:val="0"/>
        </w:rPr>
        <w:t xml:space="preserve">Table of </w:t>
      </w:r>
      <w:r w:rsidDel="00000000" w:rsidR="00000000" w:rsidRPr="00000000">
        <w:rPr>
          <w:b w:val="1"/>
          <w:sz w:val="34"/>
          <w:szCs w:val="34"/>
          <w:u w:val="single"/>
          <w:rtl w:val="0"/>
        </w:rPr>
        <w:t xml:space="preserve">Contents</w:t>
      </w:r>
      <w:r w:rsidDel="00000000" w:rsidR="00000000" w:rsidRPr="00000000">
        <w:rPr>
          <w:rtl w:val="0"/>
        </w:rPr>
      </w:r>
    </w:p>
    <w:p w:rsidR="00000000" w:rsidDel="00000000" w:rsidP="00000000" w:rsidRDefault="00000000" w:rsidRPr="00000000" w14:paraId="00000005">
      <w:pPr>
        <w:numPr>
          <w:ilvl w:val="0"/>
          <w:numId w:val="17"/>
        </w:numPr>
        <w:spacing w:after="0" w:afterAutospacing="0"/>
        <w:ind w:left="720" w:hanging="360"/>
        <w:jc w:val="both"/>
        <w:rPr>
          <w:b w:val="0"/>
        </w:rPr>
      </w:pPr>
      <w:hyperlink w:anchor="_xpaaqe7d8fvn">
        <w:r w:rsidDel="00000000" w:rsidR="00000000" w:rsidRPr="00000000">
          <w:rPr>
            <w:b w:val="0"/>
            <w:color w:val="1155cc"/>
            <w:u w:val="single"/>
            <w:rtl w:val="0"/>
          </w:rPr>
          <w:t xml:space="preserve">Product Vision</w:t>
        </w:r>
      </w:hyperlink>
      <w:r w:rsidDel="00000000" w:rsidR="00000000" w:rsidRPr="00000000">
        <w:rPr>
          <w:rtl w:val="0"/>
        </w:rPr>
      </w:r>
    </w:p>
    <w:p w:rsidR="00000000" w:rsidDel="00000000" w:rsidP="00000000" w:rsidRDefault="00000000" w:rsidRPr="00000000" w14:paraId="00000006">
      <w:pPr>
        <w:numPr>
          <w:ilvl w:val="0"/>
          <w:numId w:val="17"/>
        </w:numPr>
        <w:spacing w:after="0" w:afterAutospacing="0" w:before="0" w:beforeAutospacing="0"/>
        <w:ind w:left="720" w:hanging="360"/>
        <w:jc w:val="both"/>
        <w:rPr>
          <w:b w:val="0"/>
        </w:rPr>
      </w:pPr>
      <w:hyperlink w:anchor="_cuyzxg7xj3qf">
        <w:r w:rsidDel="00000000" w:rsidR="00000000" w:rsidRPr="00000000">
          <w:rPr>
            <w:b w:val="0"/>
            <w:color w:val="1155cc"/>
            <w:u w:val="single"/>
            <w:rtl w:val="0"/>
          </w:rPr>
          <w:t xml:space="preserve">Background</w:t>
        </w:r>
      </w:hyperlink>
      <w:r w:rsidDel="00000000" w:rsidR="00000000" w:rsidRPr="00000000">
        <w:rPr>
          <w:rtl w:val="0"/>
        </w:rPr>
      </w:r>
    </w:p>
    <w:p w:rsidR="00000000" w:rsidDel="00000000" w:rsidP="00000000" w:rsidRDefault="00000000" w:rsidRPr="00000000" w14:paraId="00000007">
      <w:pPr>
        <w:numPr>
          <w:ilvl w:val="0"/>
          <w:numId w:val="17"/>
        </w:numPr>
        <w:spacing w:after="0" w:afterAutospacing="0" w:before="0" w:beforeAutospacing="0"/>
        <w:ind w:left="720" w:hanging="360"/>
        <w:jc w:val="both"/>
        <w:rPr>
          <w:b w:val="0"/>
        </w:rPr>
      </w:pPr>
      <w:hyperlink w:anchor="_z7h2kbp5xkwu">
        <w:r w:rsidDel="00000000" w:rsidR="00000000" w:rsidRPr="00000000">
          <w:rPr>
            <w:b w:val="0"/>
            <w:color w:val="1155cc"/>
            <w:u w:val="single"/>
            <w:rtl w:val="0"/>
          </w:rPr>
          <w:t xml:space="preserve">Problem statement</w:t>
        </w:r>
      </w:hyperlink>
      <w:r w:rsidDel="00000000" w:rsidR="00000000" w:rsidRPr="00000000">
        <w:rPr>
          <w:rtl w:val="0"/>
        </w:rPr>
      </w:r>
    </w:p>
    <w:p w:rsidR="00000000" w:rsidDel="00000000" w:rsidP="00000000" w:rsidRDefault="00000000" w:rsidRPr="00000000" w14:paraId="00000008">
      <w:pPr>
        <w:numPr>
          <w:ilvl w:val="0"/>
          <w:numId w:val="17"/>
        </w:numPr>
        <w:spacing w:after="0" w:afterAutospacing="0" w:before="0" w:beforeAutospacing="0"/>
        <w:ind w:left="720" w:hanging="360"/>
        <w:jc w:val="both"/>
        <w:rPr>
          <w:b w:val="0"/>
        </w:rPr>
      </w:pPr>
      <w:hyperlink w:anchor="_mmsh9a3dltuc">
        <w:r w:rsidDel="00000000" w:rsidR="00000000" w:rsidRPr="00000000">
          <w:rPr>
            <w:b w:val="0"/>
            <w:color w:val="1155cc"/>
            <w:u w:val="single"/>
            <w:rtl w:val="0"/>
          </w:rPr>
          <w:t xml:space="preserve">Goals/Objectives</w:t>
        </w:r>
      </w:hyperlink>
      <w:r w:rsidDel="00000000" w:rsidR="00000000" w:rsidRPr="00000000">
        <w:rPr>
          <w:rtl w:val="0"/>
        </w:rPr>
      </w:r>
    </w:p>
    <w:p w:rsidR="00000000" w:rsidDel="00000000" w:rsidP="00000000" w:rsidRDefault="00000000" w:rsidRPr="00000000" w14:paraId="00000009">
      <w:pPr>
        <w:numPr>
          <w:ilvl w:val="0"/>
          <w:numId w:val="17"/>
        </w:numPr>
        <w:spacing w:after="0" w:afterAutospacing="0" w:before="0" w:beforeAutospacing="0"/>
        <w:ind w:left="720" w:hanging="360"/>
        <w:jc w:val="both"/>
        <w:rPr>
          <w:b w:val="0"/>
        </w:rPr>
      </w:pPr>
      <w:hyperlink w:anchor="_643h9gm8jdrj">
        <w:r w:rsidDel="00000000" w:rsidR="00000000" w:rsidRPr="00000000">
          <w:rPr>
            <w:b w:val="0"/>
            <w:color w:val="1155cc"/>
            <w:u w:val="single"/>
            <w:rtl w:val="0"/>
          </w:rPr>
          <w:t xml:space="preserve">Assumptions/Hypotheses</w:t>
        </w:r>
      </w:hyperlink>
      <w:r w:rsidDel="00000000" w:rsidR="00000000" w:rsidRPr="00000000">
        <w:rPr>
          <w:rtl w:val="0"/>
        </w:rPr>
      </w:r>
    </w:p>
    <w:p w:rsidR="00000000" w:rsidDel="00000000" w:rsidP="00000000" w:rsidRDefault="00000000" w:rsidRPr="00000000" w14:paraId="0000000A">
      <w:pPr>
        <w:numPr>
          <w:ilvl w:val="0"/>
          <w:numId w:val="17"/>
        </w:numPr>
        <w:spacing w:after="0" w:afterAutospacing="0" w:before="0" w:beforeAutospacing="0"/>
        <w:ind w:left="720" w:hanging="360"/>
        <w:jc w:val="both"/>
        <w:rPr>
          <w:b w:val="0"/>
        </w:rPr>
      </w:pPr>
      <w:hyperlink w:anchor="_53fu3gsrisju">
        <w:r w:rsidDel="00000000" w:rsidR="00000000" w:rsidRPr="00000000">
          <w:rPr>
            <w:b w:val="0"/>
            <w:color w:val="1155cc"/>
            <w:u w:val="single"/>
            <w:rtl w:val="0"/>
          </w:rPr>
          <w:t xml:space="preserve">User Personas</w:t>
        </w:r>
      </w:hyperlink>
      <w:r w:rsidDel="00000000" w:rsidR="00000000" w:rsidRPr="00000000">
        <w:rPr>
          <w:rtl w:val="0"/>
        </w:rPr>
      </w:r>
    </w:p>
    <w:p w:rsidR="00000000" w:rsidDel="00000000" w:rsidP="00000000" w:rsidRDefault="00000000" w:rsidRPr="00000000" w14:paraId="0000000B">
      <w:pPr>
        <w:numPr>
          <w:ilvl w:val="0"/>
          <w:numId w:val="17"/>
        </w:numPr>
        <w:spacing w:after="0" w:afterAutospacing="0" w:before="0" w:beforeAutospacing="0"/>
        <w:ind w:left="720" w:hanging="360"/>
        <w:jc w:val="both"/>
        <w:rPr>
          <w:b w:val="0"/>
        </w:rPr>
      </w:pPr>
      <w:hyperlink w:anchor="_1xoo8maaxsg2">
        <w:r w:rsidDel="00000000" w:rsidR="00000000" w:rsidRPr="00000000">
          <w:rPr>
            <w:b w:val="0"/>
            <w:color w:val="1155cc"/>
            <w:u w:val="single"/>
            <w:rtl w:val="0"/>
          </w:rPr>
          <w:t xml:space="preserve">Key Features/Functionalities</w:t>
        </w:r>
      </w:hyperlink>
      <w:r w:rsidDel="00000000" w:rsidR="00000000" w:rsidRPr="00000000">
        <w:rPr>
          <w:rtl w:val="0"/>
        </w:rPr>
      </w:r>
    </w:p>
    <w:p w:rsidR="00000000" w:rsidDel="00000000" w:rsidP="00000000" w:rsidRDefault="00000000" w:rsidRPr="00000000" w14:paraId="0000000C">
      <w:pPr>
        <w:numPr>
          <w:ilvl w:val="0"/>
          <w:numId w:val="17"/>
        </w:numPr>
        <w:spacing w:after="0" w:afterAutospacing="0" w:before="0" w:beforeAutospacing="0"/>
        <w:ind w:left="720" w:hanging="360"/>
        <w:jc w:val="both"/>
        <w:rPr>
          <w:b w:val="0"/>
        </w:rPr>
      </w:pPr>
      <w:hyperlink w:anchor="_367c0926acl0">
        <w:r w:rsidDel="00000000" w:rsidR="00000000" w:rsidRPr="00000000">
          <w:rPr>
            <w:b w:val="0"/>
            <w:color w:val="1155cc"/>
            <w:u w:val="single"/>
            <w:rtl w:val="0"/>
          </w:rPr>
          <w:t xml:space="preserve">Core UX flow</w:t>
        </w:r>
      </w:hyperlink>
      <w:r w:rsidDel="00000000" w:rsidR="00000000" w:rsidRPr="00000000">
        <w:rPr>
          <w:rtl w:val="0"/>
        </w:rPr>
      </w:r>
    </w:p>
    <w:p w:rsidR="00000000" w:rsidDel="00000000" w:rsidP="00000000" w:rsidRDefault="00000000" w:rsidRPr="00000000" w14:paraId="0000000D">
      <w:pPr>
        <w:numPr>
          <w:ilvl w:val="0"/>
          <w:numId w:val="17"/>
        </w:numPr>
        <w:spacing w:after="0" w:afterAutospacing="0" w:before="0" w:beforeAutospacing="0"/>
        <w:ind w:left="720" w:hanging="360"/>
        <w:jc w:val="both"/>
        <w:rPr>
          <w:b w:val="0"/>
        </w:rPr>
      </w:pPr>
      <w:hyperlink w:anchor="_msfgumudlm0q">
        <w:r w:rsidDel="00000000" w:rsidR="00000000" w:rsidRPr="00000000">
          <w:rPr>
            <w:b w:val="0"/>
            <w:color w:val="1155cc"/>
            <w:u w:val="single"/>
            <w:rtl w:val="0"/>
          </w:rPr>
          <w:t xml:space="preserve">Success Metrics</w:t>
        </w:r>
      </w:hyperlink>
      <w:r w:rsidDel="00000000" w:rsidR="00000000" w:rsidRPr="00000000">
        <w:rPr>
          <w:rtl w:val="0"/>
        </w:rPr>
      </w:r>
    </w:p>
    <w:p w:rsidR="00000000" w:rsidDel="00000000" w:rsidP="00000000" w:rsidRDefault="00000000" w:rsidRPr="00000000" w14:paraId="0000000E">
      <w:pPr>
        <w:numPr>
          <w:ilvl w:val="0"/>
          <w:numId w:val="17"/>
        </w:numPr>
        <w:spacing w:after="0" w:afterAutospacing="0" w:before="0" w:beforeAutospacing="0"/>
        <w:ind w:left="720" w:hanging="360"/>
        <w:jc w:val="both"/>
        <w:rPr>
          <w:b w:val="0"/>
        </w:rPr>
      </w:pPr>
      <w:hyperlink w:anchor="_fs3r4286atcj">
        <w:r w:rsidDel="00000000" w:rsidR="00000000" w:rsidRPr="00000000">
          <w:rPr>
            <w:b w:val="0"/>
            <w:color w:val="1155cc"/>
            <w:u w:val="single"/>
            <w:rtl w:val="0"/>
          </w:rPr>
          <w:t xml:space="preserve">Roadmap</w:t>
        </w:r>
      </w:hyperlink>
      <w:r w:rsidDel="00000000" w:rsidR="00000000" w:rsidRPr="00000000">
        <w:rPr>
          <w:rtl w:val="0"/>
        </w:rPr>
      </w:r>
    </w:p>
    <w:p w:rsidR="00000000" w:rsidDel="00000000" w:rsidP="00000000" w:rsidRDefault="00000000" w:rsidRPr="00000000" w14:paraId="0000000F">
      <w:pPr>
        <w:numPr>
          <w:ilvl w:val="0"/>
          <w:numId w:val="17"/>
        </w:numPr>
        <w:spacing w:before="0" w:beforeAutospacing="0"/>
        <w:ind w:left="720" w:hanging="360"/>
        <w:jc w:val="both"/>
        <w:rPr>
          <w:b w:val="0"/>
        </w:rPr>
      </w:pPr>
      <w:hyperlink r:id="rId6">
        <w:r w:rsidDel="00000000" w:rsidR="00000000" w:rsidRPr="00000000">
          <w:rPr>
            <w:b w:val="0"/>
            <w:color w:val="1155cc"/>
            <w:u w:val="single"/>
            <w:rtl w:val="0"/>
          </w:rPr>
          <w:t xml:space="preserve">Functional Requireme</w:t>
        </w:r>
      </w:hyperlink>
      <w:ins w:author="Oladiran Ayomide" w:id="0" w:date="2024-08-05T16:01:59Z">
        <w:r w:rsidDel="00000000" w:rsidR="00000000" w:rsidRPr="00000000">
          <w:fldChar w:fldCharType="begin"/>
        </w:r>
        <w:r w:rsidDel="00000000" w:rsidR="00000000" w:rsidRPr="00000000">
          <w:instrText xml:space="preserve">HYPERLINK "https://docs.google.com/document/d/1ZsQyo_FcmSCZWwZJOHoQ13PegwldaqAzfuF8WKIcKYw/edit?usp=sharing"</w:instrText>
        </w:r>
        <w:r w:rsidDel="00000000" w:rsidR="00000000" w:rsidRPr="00000000">
          <w:fldChar w:fldCharType="separate"/>
        </w:r>
        <w:r w:rsidDel="00000000" w:rsidR="00000000" w:rsidRPr="00000000">
          <w:rPr>
            <w:b w:val="0"/>
            <w:color w:val="1155cc"/>
            <w:u w:val="single"/>
            <w:rtl w:val="0"/>
          </w:rPr>
          <w:t xml:space="preserve">y</w:t>
        </w:r>
        <w:r w:rsidDel="00000000" w:rsidR="00000000" w:rsidRPr="00000000">
          <w:fldChar w:fldCharType="end"/>
        </w:r>
      </w:ins>
      <w:hyperlink r:id="rId7">
        <w:r w:rsidDel="00000000" w:rsidR="00000000" w:rsidRPr="00000000">
          <w:rPr>
            <w:b w:val="0"/>
            <w:color w:val="1155cc"/>
            <w:u w:val="single"/>
            <w:rtl w:val="0"/>
          </w:rPr>
          <w:t xml:space="preserve">nt Document</w:t>
        </w:r>
      </w:hyperlink>
      <w:r w:rsidDel="00000000" w:rsidR="00000000" w:rsidRPr="00000000">
        <w:rPr>
          <w:rtl w:val="0"/>
        </w:rPr>
      </w:r>
    </w:p>
    <w:p w:rsidR="00000000" w:rsidDel="00000000" w:rsidP="00000000" w:rsidRDefault="00000000" w:rsidRPr="00000000" w14:paraId="00000010">
      <w:pPr>
        <w:pStyle w:val="Heading2"/>
        <w:keepNext w:val="0"/>
        <w:keepLines w:val="0"/>
        <w:spacing w:after="80" w:lineRule="auto"/>
        <w:ind w:firstLine="0"/>
        <w:jc w:val="both"/>
        <w:rPr>
          <w:b w:val="1"/>
        </w:rPr>
      </w:pPr>
      <w:bookmarkStart w:colFirst="0" w:colLast="0" w:name="_xpaaqe7d8fvn" w:id="3"/>
      <w:bookmarkEnd w:id="3"/>
      <w:r w:rsidDel="00000000" w:rsidR="00000000" w:rsidRPr="00000000">
        <w:rPr>
          <w:b w:val="1"/>
          <w:sz w:val="30"/>
          <w:szCs w:val="30"/>
          <w:rtl w:val="0"/>
        </w:rPr>
        <w:t xml:space="preserve">Product Vision</w:t>
      </w:r>
      <w:r w:rsidDel="00000000" w:rsidR="00000000" w:rsidRPr="00000000">
        <w:rPr>
          <w:b w:val="1"/>
          <w:sz w:val="34"/>
          <w:szCs w:val="34"/>
          <w:rtl w:val="0"/>
        </w:rPr>
        <w:t xml:space="preserve"> </w:t>
      </w:r>
      <w:r w:rsidDel="00000000" w:rsidR="00000000" w:rsidRPr="00000000">
        <w:rPr>
          <w:rtl w:val="0"/>
        </w:rPr>
      </w:r>
    </w:p>
    <w:p w:rsidR="00000000" w:rsidDel="00000000" w:rsidP="00000000" w:rsidRDefault="00000000" w:rsidRPr="00000000" w14:paraId="00000011">
      <w:pPr>
        <w:ind w:left="0" w:firstLine="0"/>
        <w:jc w:val="both"/>
        <w:rPr>
          <w:b w:val="1"/>
          <w:sz w:val="30"/>
          <w:szCs w:val="30"/>
        </w:rPr>
      </w:pPr>
      <w:r w:rsidDel="00000000" w:rsidR="00000000" w:rsidRPr="00000000">
        <w:rPr>
          <w:b w:val="0"/>
          <w:rtl w:val="0"/>
        </w:rPr>
        <w:t xml:space="preserve">T</w:t>
      </w:r>
      <w:ins w:author="Nnakwu Chiamaka" w:id="1" w:date="2024-07-24T10:25:56Z">
        <w:r w:rsidDel="00000000" w:rsidR="00000000" w:rsidRPr="00000000">
          <w:rPr>
            <w:b w:val="0"/>
            <w:rtl w:val="0"/>
          </w:rPr>
          <w:t xml:space="preserve">I created ticket for </w:t>
        </w:r>
      </w:ins>
      <w:del w:author="Nnakwu Chiamaka" w:id="1" w:date="2024-07-24T10:25:56Z">
        <w:r w:rsidDel="00000000" w:rsidR="00000000" w:rsidRPr="00000000">
          <w:rPr>
            <w:b w:val="0"/>
            <w:rtl w:val="0"/>
          </w:rPr>
          <w:delText xml:space="preserve">o create an engaging, immersive, and personalised language learning experience through a 3D interactive game, leveraging advanced AI technology to make language acquisition fun, effective, and accessible for users of all ages and backgrounds.</w:delText>
        </w:r>
      </w:del>
      <w:r w:rsidDel="00000000" w:rsidR="00000000" w:rsidRPr="00000000">
        <w:rPr>
          <w:b w:val="1"/>
          <w:sz w:val="34"/>
          <w:szCs w:val="34"/>
          <w:rtl w:val="0"/>
        </w:rPr>
        <w:br w:type="textWrapping"/>
      </w:r>
      <w:r w:rsidDel="00000000" w:rsidR="00000000" w:rsidRPr="00000000">
        <w:rPr>
          <w:b w:val="1"/>
          <w:sz w:val="30"/>
          <w:szCs w:val="30"/>
          <w:rtl w:val="0"/>
        </w:rPr>
        <w:t xml:space="preserve">Background</w:t>
      </w:r>
    </w:p>
    <w:p w:rsidR="00000000" w:rsidDel="00000000" w:rsidP="00000000" w:rsidRDefault="00000000" w:rsidRPr="00000000" w14:paraId="00000012">
      <w:pPr>
        <w:spacing w:after="240" w:before="240" w:lineRule="auto"/>
        <w:ind w:left="0" w:firstLine="0"/>
        <w:jc w:val="both"/>
        <w:rPr>
          <w:b w:val="0"/>
        </w:rPr>
      </w:pPr>
      <w:r w:rsidDel="00000000" w:rsidR="00000000" w:rsidRPr="00000000">
        <w:rPr>
          <w:b w:val="0"/>
          <w:rtl w:val="0"/>
        </w:rPr>
        <w:t xml:space="preserve">The language learning industry is experiencing rapid growth due to globalisation and increased travel. While traditional methods like textbooks and classroom instruction are still in use, online learning platforms have become increasingly popular because of their flexibility and affordability. However, these digital platforms often struggle with personalization and user engagement. Driven by the growing importance of bilingualism in professional settings and the convenience of digital platforms, the industry is set to expand even further. Technological advancements, such as AI and VR, are expected to play a key role in enhancing the language learning experience, making it more personalised and immersive for users.</w:t>
      </w:r>
    </w:p>
    <w:p w:rsidR="00000000" w:rsidDel="00000000" w:rsidP="00000000" w:rsidRDefault="00000000" w:rsidRPr="00000000" w14:paraId="00000013">
      <w:pPr>
        <w:spacing w:after="240" w:before="240" w:lineRule="auto"/>
        <w:ind w:left="0" w:firstLine="0"/>
        <w:jc w:val="both"/>
        <w:rPr/>
      </w:pPr>
      <w:r w:rsidDel="00000000" w:rsidR="00000000" w:rsidRPr="00000000">
        <w:rPr>
          <w:rtl w:val="0"/>
        </w:rPr>
        <w:t xml:space="preserve">Language Learning Key Benefits for Users</w:t>
      </w:r>
    </w:p>
    <w:p w:rsidR="00000000" w:rsidDel="00000000" w:rsidP="00000000" w:rsidRDefault="00000000" w:rsidRPr="00000000" w14:paraId="00000014">
      <w:pPr>
        <w:numPr>
          <w:ilvl w:val="0"/>
          <w:numId w:val="6"/>
        </w:numPr>
        <w:spacing w:after="0" w:afterAutospacing="0" w:before="240" w:lineRule="auto"/>
        <w:ind w:left="720" w:hanging="360"/>
        <w:jc w:val="both"/>
        <w:rPr>
          <w:b w:val="0"/>
        </w:rPr>
      </w:pPr>
      <w:r w:rsidDel="00000000" w:rsidR="00000000" w:rsidRPr="00000000">
        <w:rPr>
          <w:b w:val="0"/>
          <w:rtl w:val="0"/>
        </w:rPr>
        <w:t xml:space="preserve">Personalised</w:t>
      </w:r>
      <w:r w:rsidDel="00000000" w:rsidR="00000000" w:rsidRPr="00000000">
        <w:rPr>
          <w:b w:val="0"/>
          <w:rtl w:val="0"/>
        </w:rPr>
        <w:t xml:space="preserve"> Learning Experience: The product is designed to provide AI-driven content that adapts to the user's progress, offering customised lessons and challenges. </w:t>
      </w:r>
      <w:r w:rsidDel="00000000" w:rsidR="00000000" w:rsidRPr="00000000">
        <w:rPr>
          <w:rtl w:val="0"/>
        </w:rPr>
      </w:r>
    </w:p>
    <w:p w:rsidR="00000000" w:rsidDel="00000000" w:rsidP="00000000" w:rsidRDefault="00000000" w:rsidRPr="00000000" w14:paraId="00000015">
      <w:pPr>
        <w:numPr>
          <w:ilvl w:val="0"/>
          <w:numId w:val="6"/>
        </w:numPr>
        <w:spacing w:after="0" w:afterAutospacing="0" w:before="0" w:beforeAutospacing="0" w:lineRule="auto"/>
        <w:ind w:left="720" w:hanging="360"/>
        <w:jc w:val="both"/>
        <w:rPr>
          <w:b w:val="0"/>
        </w:rPr>
      </w:pPr>
      <w:r w:rsidDel="00000000" w:rsidR="00000000" w:rsidRPr="00000000">
        <w:rPr>
          <w:b w:val="0"/>
          <w:rtl w:val="0"/>
        </w:rPr>
        <w:t xml:space="preserve">24/7 Accessibility: Users can learn anytime, anywhere, with an AI companion that adjusts to their busy schedules.</w:t>
      </w:r>
    </w:p>
    <w:p w:rsidR="00000000" w:rsidDel="00000000" w:rsidP="00000000" w:rsidRDefault="00000000" w:rsidRPr="00000000" w14:paraId="00000016">
      <w:pPr>
        <w:numPr>
          <w:ilvl w:val="0"/>
          <w:numId w:val="6"/>
        </w:numPr>
        <w:spacing w:after="0" w:afterAutospacing="0" w:before="0" w:beforeAutospacing="0" w:lineRule="auto"/>
        <w:ind w:left="720" w:hanging="360"/>
        <w:jc w:val="both"/>
        <w:rPr>
          <w:b w:val="0"/>
        </w:rPr>
      </w:pPr>
      <w:r w:rsidDel="00000000" w:rsidR="00000000" w:rsidRPr="00000000">
        <w:rPr>
          <w:b w:val="0"/>
          <w:rtl w:val="0"/>
        </w:rPr>
        <w:t xml:space="preserve">Interactive and Engaging Learning: Users will experience fun and engaging learning through immersive 3D graphics, dramatic storylines, real-life scenarios, and interactive activities enhanced by dynamic AI-driven 3D characters.</w:t>
      </w:r>
    </w:p>
    <w:p w:rsidR="00000000" w:rsidDel="00000000" w:rsidP="00000000" w:rsidRDefault="00000000" w:rsidRPr="00000000" w14:paraId="00000017">
      <w:pPr>
        <w:numPr>
          <w:ilvl w:val="0"/>
          <w:numId w:val="6"/>
        </w:numPr>
        <w:spacing w:after="240" w:before="0" w:beforeAutospacing="0" w:lineRule="auto"/>
        <w:ind w:left="720" w:hanging="360"/>
        <w:jc w:val="both"/>
        <w:rPr>
          <w:b w:val="0"/>
        </w:rPr>
      </w:pPr>
      <w:r w:rsidDel="00000000" w:rsidR="00000000" w:rsidRPr="00000000">
        <w:rPr>
          <w:b w:val="0"/>
          <w:rtl w:val="0"/>
        </w:rPr>
        <w:t xml:space="preserve">Intelligent Feedback: There will be a personalised review and pronunciation feedback section that </w:t>
      </w:r>
      <w:r w:rsidDel="00000000" w:rsidR="00000000" w:rsidRPr="00000000">
        <w:rPr>
          <w:b w:val="0"/>
          <w:rtl w:val="0"/>
        </w:rPr>
        <w:t xml:space="preserve">will help</w:t>
      </w:r>
      <w:r w:rsidDel="00000000" w:rsidR="00000000" w:rsidRPr="00000000">
        <w:rPr>
          <w:b w:val="0"/>
          <w:rtl w:val="0"/>
        </w:rPr>
        <w:t xml:space="preserve"> users improve in specific areas, ensuring a comprehensive and effective learning experience.</w:t>
      </w:r>
    </w:p>
    <w:p w:rsidR="00000000" w:rsidDel="00000000" w:rsidP="00000000" w:rsidRDefault="00000000" w:rsidRPr="00000000" w14:paraId="00000018">
      <w:pPr>
        <w:spacing w:after="240" w:before="240" w:lineRule="auto"/>
        <w:ind w:left="0" w:firstLine="0"/>
        <w:jc w:val="both"/>
        <w:rPr/>
      </w:pPr>
      <w:r w:rsidDel="00000000" w:rsidR="00000000" w:rsidRPr="00000000">
        <w:rPr>
          <w:rtl w:val="0"/>
        </w:rPr>
        <w:t xml:space="preserve">Importance of our Solution</w:t>
      </w:r>
    </w:p>
    <w:p w:rsidR="00000000" w:rsidDel="00000000" w:rsidP="00000000" w:rsidRDefault="00000000" w:rsidRPr="00000000" w14:paraId="00000019">
      <w:pPr>
        <w:spacing w:after="240" w:before="240" w:lineRule="auto"/>
        <w:ind w:left="0" w:firstLine="0"/>
        <w:jc w:val="both"/>
        <w:rPr>
          <w:b w:val="0"/>
        </w:rPr>
      </w:pPr>
      <w:r w:rsidDel="00000000" w:rsidR="00000000" w:rsidRPr="00000000">
        <w:rPr>
          <w:b w:val="0"/>
          <w:rtl w:val="0"/>
        </w:rPr>
        <w:t xml:space="preserve">The product transforms language learning into an immersive, engaging experience through interactive 3D environments and storytelling. It </w:t>
      </w:r>
      <w:r w:rsidDel="00000000" w:rsidR="00000000" w:rsidRPr="00000000">
        <w:rPr>
          <w:b w:val="0"/>
          <w:rtl w:val="0"/>
        </w:rPr>
        <w:t xml:space="preserve">emphasises</w:t>
      </w:r>
      <w:r w:rsidDel="00000000" w:rsidR="00000000" w:rsidRPr="00000000">
        <w:rPr>
          <w:b w:val="0"/>
          <w:rtl w:val="0"/>
        </w:rPr>
        <w:t xml:space="preserve"> practical application by simulating real-life scenarios, while </w:t>
      </w:r>
      <w:r w:rsidDel="00000000" w:rsidR="00000000" w:rsidRPr="00000000">
        <w:rPr>
          <w:b w:val="0"/>
          <w:rtl w:val="0"/>
        </w:rPr>
        <w:t xml:space="preserve">personalised</w:t>
      </w:r>
      <w:r w:rsidDel="00000000" w:rsidR="00000000" w:rsidRPr="00000000">
        <w:rPr>
          <w:b w:val="0"/>
          <w:rtl w:val="0"/>
        </w:rPr>
        <w:t xml:space="preserve"> lessons tailored to individual learning styles and progress enhance retention and learning outcomes. Our innovative use of cutting-edge technology ensures a modern solution that meets the evolving needs of language learners worldwide.</w:t>
      </w:r>
    </w:p>
    <w:p w:rsidR="00000000" w:rsidDel="00000000" w:rsidP="00000000" w:rsidRDefault="00000000" w:rsidRPr="00000000" w14:paraId="0000001A">
      <w:pPr>
        <w:pStyle w:val="Heading2"/>
        <w:keepNext w:val="0"/>
        <w:keepLines w:val="0"/>
        <w:spacing w:after="80" w:lineRule="auto"/>
        <w:ind w:firstLine="0"/>
        <w:jc w:val="both"/>
        <w:rPr>
          <w:b w:val="1"/>
          <w:sz w:val="30"/>
          <w:szCs w:val="30"/>
        </w:rPr>
      </w:pPr>
      <w:bookmarkStart w:colFirst="0" w:colLast="0" w:name="_z7h2kbp5xkwu" w:id="4"/>
      <w:bookmarkEnd w:id="4"/>
      <w:r w:rsidDel="00000000" w:rsidR="00000000" w:rsidRPr="00000000">
        <w:rPr>
          <w:b w:val="1"/>
          <w:sz w:val="30"/>
          <w:szCs w:val="30"/>
          <w:rtl w:val="0"/>
        </w:rPr>
        <w:t xml:space="preserve">Problem Statement</w:t>
      </w:r>
    </w:p>
    <w:p w:rsidR="00000000" w:rsidDel="00000000" w:rsidP="00000000" w:rsidRDefault="00000000" w:rsidRPr="00000000" w14:paraId="0000001B">
      <w:pPr>
        <w:ind w:left="0" w:firstLine="0"/>
        <w:rPr>
          <w:b w:val="0"/>
          <w:highlight w:val="red"/>
        </w:rPr>
      </w:pPr>
      <w:r w:rsidDel="00000000" w:rsidR="00000000" w:rsidRPr="00000000">
        <w:rPr>
          <w:b w:val="0"/>
          <w:rtl w:val="0"/>
        </w:rPr>
        <w:t xml:space="preserve">Many traditional language learning methods struggle to keep users engaged. They can be repetitive, lack real-world context, and fail to capture the excitement of using a new language in everyday situations. The Language Learning AI Game addresses this challenge by creating an immersive 3D environment. Here, users can practise their language skills in engaging, real-life scenarios. This approach promotes practical language application and makes learning both fun and effective.</w:t>
      </w:r>
      <w:r w:rsidDel="00000000" w:rsidR="00000000" w:rsidRPr="00000000">
        <w:rPr>
          <w:rtl w:val="0"/>
        </w:rPr>
      </w:r>
    </w:p>
    <w:p w:rsidR="00000000" w:rsidDel="00000000" w:rsidP="00000000" w:rsidRDefault="00000000" w:rsidRPr="00000000" w14:paraId="0000001C">
      <w:pPr>
        <w:pStyle w:val="Heading2"/>
        <w:keepNext w:val="0"/>
        <w:keepLines w:val="0"/>
        <w:spacing w:after="80" w:lineRule="auto"/>
        <w:ind w:left="0" w:firstLine="0"/>
        <w:jc w:val="both"/>
        <w:rPr>
          <w:b w:val="1"/>
          <w:sz w:val="30"/>
          <w:szCs w:val="30"/>
        </w:rPr>
      </w:pPr>
      <w:bookmarkStart w:colFirst="0" w:colLast="0" w:name="_mmsh9a3dltuc" w:id="5"/>
      <w:bookmarkEnd w:id="5"/>
      <w:r w:rsidDel="00000000" w:rsidR="00000000" w:rsidRPr="00000000">
        <w:rPr>
          <w:b w:val="1"/>
          <w:sz w:val="30"/>
          <w:szCs w:val="30"/>
          <w:rtl w:val="0"/>
        </w:rPr>
        <w:t xml:space="preserve">Goals/Objectives</w:t>
      </w:r>
    </w:p>
    <w:p w:rsidR="00000000" w:rsidDel="00000000" w:rsidP="00000000" w:rsidRDefault="00000000" w:rsidRPr="00000000" w14:paraId="0000001D">
      <w:pPr>
        <w:shd w:fill="ffffff" w:val="clear"/>
        <w:spacing w:after="240" w:before="240" w:lineRule="auto"/>
        <w:ind w:left="0" w:firstLine="0"/>
        <w:jc w:val="both"/>
        <w:rPr>
          <w:b w:val="0"/>
        </w:rPr>
      </w:pPr>
      <w:r w:rsidDel="00000000" w:rsidR="00000000" w:rsidRPr="00000000">
        <w:rPr>
          <w:b w:val="0"/>
          <w:rtl w:val="0"/>
        </w:rPr>
        <w:t xml:space="preserve">By building this product, the aim is to create an AI-driven language-learning platform that will deliver an immersive,  personalised, engaging, and effective learning experience for users.</w:t>
      </w:r>
    </w:p>
    <w:p w:rsidR="00000000" w:rsidDel="00000000" w:rsidP="00000000" w:rsidRDefault="00000000" w:rsidRPr="00000000" w14:paraId="0000001E">
      <w:pPr>
        <w:shd w:fill="ffffff" w:val="clear"/>
        <w:spacing w:after="240" w:before="240" w:lineRule="auto"/>
        <w:ind w:left="0" w:firstLine="0"/>
        <w:jc w:val="both"/>
        <w:rPr>
          <w:b w:val="0"/>
        </w:rPr>
      </w:pPr>
      <w:r w:rsidDel="00000000" w:rsidR="00000000" w:rsidRPr="00000000">
        <w:rPr>
          <w:b w:val="0"/>
          <w:rtl w:val="0"/>
        </w:rPr>
        <w:t xml:space="preserve">The primary goal of the Language Learning AI Game is to facilitate language learning through interactive gameplay by:</w:t>
      </w:r>
    </w:p>
    <w:p w:rsidR="00000000" w:rsidDel="00000000" w:rsidP="00000000" w:rsidRDefault="00000000" w:rsidRPr="00000000" w14:paraId="0000001F">
      <w:pPr>
        <w:numPr>
          <w:ilvl w:val="0"/>
          <w:numId w:val="18"/>
        </w:numPr>
        <w:shd w:fill="ffffff" w:val="clear"/>
        <w:spacing w:after="0" w:afterAutospacing="0" w:before="240" w:lineRule="auto"/>
        <w:ind w:left="720" w:hanging="360"/>
        <w:jc w:val="both"/>
        <w:rPr>
          <w:b w:val="0"/>
        </w:rPr>
      </w:pPr>
      <w:r w:rsidDel="00000000" w:rsidR="00000000" w:rsidRPr="00000000">
        <w:rPr>
          <w:b w:val="0"/>
          <w:rtl w:val="0"/>
        </w:rPr>
        <w:t xml:space="preserve">Utilising AI to personalise the learning experience.</w:t>
      </w:r>
    </w:p>
    <w:p w:rsidR="00000000" w:rsidDel="00000000" w:rsidP="00000000" w:rsidRDefault="00000000" w:rsidRPr="00000000" w14:paraId="00000020">
      <w:pPr>
        <w:numPr>
          <w:ilvl w:val="0"/>
          <w:numId w:val="18"/>
        </w:numPr>
        <w:shd w:fill="ffffff" w:val="clear"/>
        <w:spacing w:after="0" w:afterAutospacing="0" w:before="0" w:beforeAutospacing="0" w:lineRule="auto"/>
        <w:ind w:left="720" w:hanging="360"/>
        <w:jc w:val="both"/>
        <w:rPr>
          <w:b w:val="0"/>
        </w:rPr>
      </w:pPr>
      <w:r w:rsidDel="00000000" w:rsidR="00000000" w:rsidRPr="00000000">
        <w:rPr>
          <w:b w:val="0"/>
          <w:rtl w:val="0"/>
        </w:rPr>
        <w:t xml:space="preserve">Providing a fun and engaging platform for users to practise language skills.</w:t>
      </w:r>
    </w:p>
    <w:p w:rsidR="00000000" w:rsidDel="00000000" w:rsidP="00000000" w:rsidRDefault="00000000" w:rsidRPr="00000000" w14:paraId="00000021">
      <w:pPr>
        <w:numPr>
          <w:ilvl w:val="0"/>
          <w:numId w:val="18"/>
        </w:numPr>
        <w:shd w:fill="ffffff" w:val="clear"/>
        <w:spacing w:after="240" w:before="0" w:beforeAutospacing="0" w:lineRule="auto"/>
        <w:ind w:left="720" w:hanging="360"/>
        <w:jc w:val="both"/>
        <w:rPr>
          <w:b w:val="0"/>
        </w:rPr>
      </w:pPr>
      <w:r w:rsidDel="00000000" w:rsidR="00000000" w:rsidRPr="00000000">
        <w:rPr>
          <w:b w:val="0"/>
          <w:rtl w:val="0"/>
        </w:rPr>
        <w:t xml:space="preserve">Incorporating</w:t>
      </w:r>
      <w:r w:rsidDel="00000000" w:rsidR="00000000" w:rsidRPr="00000000">
        <w:rPr>
          <w:b w:val="0"/>
          <w:rtl w:val="0"/>
        </w:rPr>
        <w:t xml:space="preserve"> dramatic storylines </w:t>
      </w:r>
      <w:r w:rsidDel="00000000" w:rsidR="00000000" w:rsidRPr="00000000">
        <w:rPr>
          <w:b w:val="0"/>
          <w:rtl w:val="0"/>
        </w:rPr>
        <w:t xml:space="preserve">to engage users and keep them interested.</w:t>
      </w:r>
      <w:r w:rsidDel="00000000" w:rsidR="00000000" w:rsidRPr="00000000">
        <w:rPr>
          <w:rtl w:val="0"/>
        </w:rPr>
      </w:r>
    </w:p>
    <w:p w:rsidR="00000000" w:rsidDel="00000000" w:rsidP="00000000" w:rsidRDefault="00000000" w:rsidRPr="00000000" w14:paraId="00000022">
      <w:pPr>
        <w:pStyle w:val="Heading2"/>
        <w:keepNext w:val="0"/>
        <w:keepLines w:val="0"/>
        <w:spacing w:after="80" w:lineRule="auto"/>
        <w:ind w:firstLine="0"/>
        <w:rPr>
          <w:b w:val="1"/>
          <w:sz w:val="30"/>
          <w:szCs w:val="30"/>
        </w:rPr>
      </w:pPr>
      <w:bookmarkStart w:colFirst="0" w:colLast="0" w:name="_643h9gm8jdrj" w:id="6"/>
      <w:bookmarkEnd w:id="6"/>
      <w:r w:rsidDel="00000000" w:rsidR="00000000" w:rsidRPr="00000000">
        <w:rPr>
          <w:b w:val="1"/>
          <w:sz w:val="30"/>
          <w:szCs w:val="30"/>
          <w:rtl w:val="0"/>
        </w:rPr>
        <w:t xml:space="preserve">Assumptions/Hypothesis</w:t>
      </w:r>
    </w:p>
    <w:p w:rsidR="00000000" w:rsidDel="00000000" w:rsidP="00000000" w:rsidRDefault="00000000" w:rsidRPr="00000000" w14:paraId="00000023">
      <w:pPr>
        <w:ind w:left="0" w:firstLine="0"/>
        <w:jc w:val="both"/>
        <w:rPr>
          <w:b w:val="0"/>
        </w:rPr>
      </w:pPr>
      <w:r w:rsidDel="00000000" w:rsidR="00000000" w:rsidRPr="00000000">
        <w:rPr>
          <w:b w:val="0"/>
          <w:rtl w:val="0"/>
        </w:rPr>
        <w:t xml:space="preserve">Assumption 1: </w:t>
      </w:r>
      <w:r w:rsidDel="00000000" w:rsidR="00000000" w:rsidRPr="00000000">
        <w:rPr>
          <w:b w:val="0"/>
          <w:rtl w:val="0"/>
        </w:rPr>
        <w:t xml:space="preserve">Users are more likely to be engaged and motivated by a fun and interactive learning experience compared to existing methods.</w:t>
      </w:r>
    </w:p>
    <w:p w:rsidR="00000000" w:rsidDel="00000000" w:rsidP="00000000" w:rsidRDefault="00000000" w:rsidRPr="00000000" w14:paraId="00000024">
      <w:pPr>
        <w:ind w:left="0" w:firstLine="0"/>
        <w:jc w:val="both"/>
        <w:rPr>
          <w:b w:val="0"/>
        </w:rPr>
      </w:pPr>
      <w:r w:rsidDel="00000000" w:rsidR="00000000" w:rsidRPr="00000000">
        <w:rPr>
          <w:b w:val="0"/>
          <w:rtl w:val="0"/>
        </w:rPr>
        <w:t xml:space="preserve">Hypothesis: </w:t>
      </w:r>
      <w:r w:rsidDel="00000000" w:rsidR="00000000" w:rsidRPr="00000000">
        <w:rPr>
          <w:b w:val="0"/>
          <w:i w:val="1"/>
          <w:rtl w:val="0"/>
        </w:rPr>
        <w:t xml:space="preserve">Including gamification features, 3D visuals, and emphasising speech can improve user engagement and retention.</w:t>
      </w:r>
      <w:r w:rsidDel="00000000" w:rsidR="00000000" w:rsidRPr="00000000">
        <w:rPr>
          <w:rtl w:val="0"/>
        </w:rPr>
      </w:r>
    </w:p>
    <w:p w:rsidR="00000000" w:rsidDel="00000000" w:rsidP="00000000" w:rsidRDefault="00000000" w:rsidRPr="00000000" w14:paraId="00000025">
      <w:pPr>
        <w:ind w:left="0" w:firstLine="0"/>
        <w:jc w:val="both"/>
        <w:rPr>
          <w:b w:val="0"/>
        </w:rPr>
      </w:pPr>
      <w:r w:rsidDel="00000000" w:rsidR="00000000" w:rsidRPr="00000000">
        <w:rPr>
          <w:b w:val="0"/>
          <w:rtl w:val="0"/>
        </w:rPr>
        <w:t xml:space="preserve">Assumption 2: </w:t>
      </w:r>
      <w:r w:rsidDel="00000000" w:rsidR="00000000" w:rsidRPr="00000000">
        <w:rPr>
          <w:b w:val="0"/>
          <w:rtl w:val="0"/>
        </w:rPr>
        <w:t xml:space="preserve">AI is able to accurately provide feedback on grammar and pronunciation, adjust learning paths based on user success, and personalise them.</w:t>
      </w:r>
    </w:p>
    <w:p w:rsidR="00000000" w:rsidDel="00000000" w:rsidP="00000000" w:rsidRDefault="00000000" w:rsidRPr="00000000" w14:paraId="00000026">
      <w:pPr>
        <w:ind w:left="0" w:firstLine="0"/>
        <w:jc w:val="both"/>
        <w:rPr>
          <w:b w:val="0"/>
        </w:rPr>
      </w:pPr>
      <w:r w:rsidDel="00000000" w:rsidR="00000000" w:rsidRPr="00000000">
        <w:rPr>
          <w:b w:val="0"/>
          <w:rtl w:val="0"/>
        </w:rPr>
        <w:t xml:space="preserve">Hypothesis: </w:t>
      </w:r>
      <w:r w:rsidDel="00000000" w:rsidR="00000000" w:rsidRPr="00000000">
        <w:rPr>
          <w:b w:val="0"/>
          <w:i w:val="1"/>
          <w:rtl w:val="0"/>
        </w:rPr>
        <w:t xml:space="preserve">Improved communication skills a  job nd a quicker rate of language acquisition are two benefits of using AI for learning.</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0"/>
        </w:rPr>
      </w:pPr>
      <w:r w:rsidDel="00000000" w:rsidR="00000000" w:rsidRPr="00000000">
        <w:rPr>
          <w:b w:val="0"/>
          <w:rtl w:val="0"/>
        </w:rPr>
        <w:t xml:space="preserve">Assumption 3: Compared to conventional drills and exercises, immersing users in simulated conversations and settings will be more helpful for improving speaking and listening abilities.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34"/>
          <w:szCs w:val="34"/>
        </w:rPr>
      </w:pPr>
      <w:r w:rsidDel="00000000" w:rsidR="00000000" w:rsidRPr="00000000">
        <w:rPr>
          <w:b w:val="0"/>
          <w:rtl w:val="0"/>
        </w:rPr>
        <w:t xml:space="preserve">Hypothesis: </w:t>
      </w:r>
      <w:r w:rsidDel="00000000" w:rsidR="00000000" w:rsidRPr="00000000">
        <w:rPr>
          <w:b w:val="0"/>
          <w:i w:val="1"/>
          <w:rtl w:val="0"/>
        </w:rPr>
        <w:t xml:space="preserve">The game's increased AI-enhanced natural language exchanges will greatly increase speaking fluency and comprehension</w:t>
      </w:r>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029">
      <w:pPr>
        <w:pStyle w:val="Heading2"/>
        <w:keepNext w:val="0"/>
        <w:keepLines w:val="0"/>
        <w:spacing w:after="80" w:lineRule="auto"/>
        <w:ind w:left="0" w:firstLine="0"/>
        <w:jc w:val="both"/>
        <w:rPr>
          <w:b w:val="1"/>
          <w:sz w:val="34"/>
          <w:szCs w:val="34"/>
        </w:rPr>
      </w:pPr>
      <w:bookmarkStart w:colFirst="0" w:colLast="0" w:name="_53fu3gsrisju" w:id="7"/>
      <w:bookmarkEnd w:id="7"/>
      <w:r w:rsidDel="00000000" w:rsidR="00000000" w:rsidRPr="00000000">
        <w:rPr>
          <w:b w:val="1"/>
          <w:sz w:val="34"/>
          <w:szCs w:val="34"/>
          <w:rtl w:val="0"/>
        </w:rPr>
        <w:t xml:space="preserve">User Personas</w:t>
      </w:r>
      <w:r w:rsidDel="00000000" w:rsidR="00000000" w:rsidRPr="00000000">
        <w:rPr>
          <w:rtl w:val="0"/>
        </w:rPr>
      </w:r>
      <w:del w:author="Abena Gyasi" w:id="2" w:date="2024-07-31T19:45:48Z">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466725</wp:posOffset>
              </wp:positionV>
              <wp:extent cx="3611994" cy="377190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8"/>
                      <a:srcRect b="89" l="0" r="0" t="89"/>
                      <a:stretch>
                        <a:fillRect/>
                      </a:stretch>
                    </pic:blipFill>
                    <pic:spPr>
                      <a:xfrm>
                        <a:off x="0" y="0"/>
                        <a:ext cx="3611994" cy="3771900"/>
                      </a:xfrm>
                      <a:prstGeom prst="rect"/>
                      <a:ln/>
                    </pic:spPr>
                  </pic:pic>
                </a:graphicData>
              </a:graphic>
            </wp:anchor>
          </w:drawing>
        </w:r>
      </w:del>
      <w:ins w:author="Abena Gyasi" w:id="2" w:date="2024-07-31T19:45:48Z">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371475</wp:posOffset>
              </wp:positionV>
              <wp:extent cx="3611994" cy="3771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8"/>
                      <a:srcRect b="89" l="0" r="0" t="89"/>
                      <a:stretch>
                        <a:fillRect/>
                      </a:stretch>
                    </pic:blipFill>
                    <pic:spPr>
                      <a:xfrm>
                        <a:off x="0" y="0"/>
                        <a:ext cx="3611994" cy="3771900"/>
                      </a:xfrm>
                      <a:prstGeom prst="rect"/>
                      <a:ln/>
                    </pic:spPr>
                  </pic:pic>
                </a:graphicData>
              </a:graphic>
            </wp:anchor>
          </w:drawing>
        </w:r>
      </w:ins>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466725</wp:posOffset>
            </wp:positionV>
            <wp:extent cx="3781538" cy="377190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9"/>
                    <a:srcRect b="76" l="0" r="0" t="76"/>
                    <a:stretch>
                      <a:fillRect/>
                    </a:stretch>
                  </pic:blipFill>
                  <pic:spPr>
                    <a:xfrm>
                      <a:off x="0" y="0"/>
                      <a:ext cx="3781538" cy="3771900"/>
                    </a:xfrm>
                    <a:prstGeom prst="rect"/>
                    <a:ln/>
                  </pic:spPr>
                </pic:pic>
              </a:graphicData>
            </a:graphic>
          </wp:anchor>
        </w:drawing>
      </w:r>
    </w:p>
    <w:p w:rsidR="00000000" w:rsidDel="00000000" w:rsidP="00000000" w:rsidRDefault="00000000" w:rsidRPr="00000000" w14:paraId="0000002A">
      <w:pPr>
        <w:spacing w:after="240" w:before="240" w:lineRule="auto"/>
        <w:ind w:left="0" w:firstLine="0"/>
        <w:jc w:val="both"/>
        <w:rPr>
          <w:b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4267200</wp:posOffset>
            </wp:positionV>
            <wp:extent cx="4676775" cy="3901493"/>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676775" cy="3901493"/>
                    </a:xfrm>
                    <a:prstGeom prst="rect"/>
                    <a:ln/>
                  </pic:spPr>
                </pic:pic>
              </a:graphicData>
            </a:graphic>
          </wp:anchor>
        </w:drawing>
      </w:r>
    </w:p>
    <w:p w:rsidR="00000000" w:rsidDel="00000000" w:rsidP="00000000" w:rsidRDefault="00000000" w:rsidRPr="00000000" w14:paraId="0000002B">
      <w:pPr>
        <w:rPr>
          <w:b w:val="0"/>
        </w:rPr>
      </w:pPr>
      <w:r w:rsidDel="00000000" w:rsidR="00000000" w:rsidRPr="00000000">
        <w:rPr>
          <w:rtl w:val="0"/>
        </w:rPr>
      </w:r>
    </w:p>
    <w:p w:rsidR="00000000" w:rsidDel="00000000" w:rsidP="00000000" w:rsidRDefault="00000000" w:rsidRPr="00000000" w14:paraId="0000002C">
      <w:pPr>
        <w:spacing w:after="240" w:before="240" w:lineRule="auto"/>
        <w:ind w:left="0" w:firstLine="0"/>
        <w:jc w:val="both"/>
        <w:rPr>
          <w:b w:val="0"/>
        </w:rPr>
      </w:pPr>
      <w:r w:rsidDel="00000000" w:rsidR="00000000" w:rsidRPr="00000000">
        <w:rPr>
          <w:b w:val="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keepNext w:val="0"/>
        <w:keepLines w:val="0"/>
        <w:spacing w:after="80" w:lineRule="auto"/>
        <w:ind w:left="0" w:firstLine="0"/>
        <w:jc w:val="both"/>
        <w:rPr>
          <w:b w:val="1"/>
          <w:sz w:val="30"/>
          <w:szCs w:val="30"/>
        </w:rPr>
      </w:pPr>
      <w:bookmarkStart w:colFirst="0" w:colLast="0" w:name="_1xoo8maaxsg2" w:id="8"/>
      <w:bookmarkEnd w:id="8"/>
      <w:r w:rsidDel="00000000" w:rsidR="00000000" w:rsidRPr="00000000">
        <w:rPr>
          <w:b w:val="1"/>
          <w:sz w:val="30"/>
          <w:szCs w:val="30"/>
          <w:rtl w:val="0"/>
        </w:rPr>
        <w:t xml:space="preserve">Key Features/</w:t>
      </w:r>
      <w:r w:rsidDel="00000000" w:rsidR="00000000" w:rsidRPr="00000000">
        <w:rPr>
          <w:b w:val="1"/>
          <w:sz w:val="30"/>
          <w:szCs w:val="30"/>
          <w:rtl w:val="0"/>
        </w:rPr>
        <w:t xml:space="preserve">Functionalities</w:t>
      </w:r>
      <w:r w:rsidDel="00000000" w:rsidR="00000000" w:rsidRPr="00000000">
        <w:rPr>
          <w:rtl w:val="0"/>
        </w:rPr>
      </w:r>
    </w:p>
    <w:p w:rsidR="00000000" w:rsidDel="00000000" w:rsidP="00000000" w:rsidRDefault="00000000" w:rsidRPr="00000000" w14:paraId="0000002E">
      <w:pPr>
        <w:numPr>
          <w:ilvl w:val="0"/>
          <w:numId w:val="3"/>
        </w:numPr>
        <w:spacing w:after="240" w:before="240" w:lineRule="auto"/>
        <w:ind w:left="720" w:hanging="360"/>
        <w:jc w:val="both"/>
        <w:rPr/>
      </w:pPr>
      <w:r w:rsidDel="00000000" w:rsidR="00000000" w:rsidRPr="00000000">
        <w:rPr>
          <w:b w:val="0"/>
          <w:rtl w:val="0"/>
        </w:rPr>
        <w:t xml:space="preserve">Interactive Dialogues with 3D Avatars:</w:t>
      </w:r>
      <w:r w:rsidDel="00000000" w:rsidR="00000000" w:rsidRPr="00000000">
        <w:rPr>
          <w:b w:val="0"/>
          <w:rtl w:val="0"/>
        </w:rPr>
        <w:t xml:space="preserve"> For users to practise language skills in context.</w:t>
      </w:r>
    </w:p>
    <w:tbl>
      <w:tblPr>
        <w:tblStyle w:val="Table1"/>
        <w:tblW w:w="943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5370"/>
        <w:tblGridChange w:id="0">
          <w:tblGrid>
            <w:gridCol w:w="4065"/>
            <w:gridCol w:w="5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Acceptance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ind w:left="0" w:firstLine="0"/>
              <w:jc w:val="both"/>
              <w:rPr>
                <w:b w:val="0"/>
              </w:rPr>
            </w:pPr>
            <w:r w:rsidDel="00000000" w:rsidR="00000000" w:rsidRPr="00000000">
              <w:rPr>
                <w:b w:val="0"/>
                <w:rtl w:val="0"/>
              </w:rPr>
              <w:t xml:space="preserve">As a learner, I want to be able to evaluate my speaking skills, so that I can assess my level of language proficiency.</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numPr>
                <w:ilvl w:val="0"/>
                <w:numId w:val="26"/>
              </w:numPr>
              <w:spacing w:after="0" w:afterAutospacing="0"/>
              <w:ind w:left="425.19685039370046" w:hanging="360"/>
              <w:jc w:val="both"/>
              <w:rPr>
                <w:b w:val="0"/>
              </w:rPr>
            </w:pPr>
            <w:r w:rsidDel="00000000" w:rsidR="00000000" w:rsidRPr="00000000">
              <w:rPr>
                <w:b w:val="0"/>
                <w:rtl w:val="0"/>
              </w:rPr>
              <w:t xml:space="preserve">The system allows users to have interactive conversations with avatars.</w:t>
            </w:r>
          </w:p>
          <w:p w:rsidR="00000000" w:rsidDel="00000000" w:rsidP="00000000" w:rsidRDefault="00000000" w:rsidRPr="00000000" w14:paraId="00000034">
            <w:pPr>
              <w:numPr>
                <w:ilvl w:val="0"/>
                <w:numId w:val="26"/>
              </w:numPr>
              <w:spacing w:after="0" w:afterAutospacing="0" w:before="0" w:beforeAutospacing="0"/>
              <w:ind w:left="425.19685039370046" w:hanging="360"/>
              <w:jc w:val="both"/>
              <w:rPr>
                <w:b w:val="0"/>
              </w:rPr>
            </w:pPr>
            <w:r w:rsidDel="00000000" w:rsidR="00000000" w:rsidRPr="00000000">
              <w:rPr>
                <w:b w:val="0"/>
                <w:rtl w:val="0"/>
              </w:rPr>
              <w:t xml:space="preserve">Learners receive immediate feedback on their speaking skills.</w:t>
            </w:r>
          </w:p>
          <w:p w:rsidR="00000000" w:rsidDel="00000000" w:rsidP="00000000" w:rsidRDefault="00000000" w:rsidRPr="00000000" w14:paraId="00000035">
            <w:pPr>
              <w:numPr>
                <w:ilvl w:val="0"/>
                <w:numId w:val="26"/>
              </w:numPr>
              <w:spacing w:after="0" w:afterAutospacing="0" w:before="0" w:beforeAutospacing="0"/>
              <w:ind w:left="425.19685039370046" w:hanging="360"/>
              <w:rPr>
                <w:b w:val="0"/>
              </w:rPr>
            </w:pPr>
            <w:r w:rsidDel="00000000" w:rsidR="00000000" w:rsidRPr="00000000">
              <w:rPr>
                <w:b w:val="0"/>
                <w:rtl w:val="0"/>
              </w:rPr>
              <w:t xml:space="preserve">Speaking evaluations will focus on pronunciation, fluency, and accuracy.</w:t>
            </w:r>
          </w:p>
          <w:p w:rsidR="00000000" w:rsidDel="00000000" w:rsidP="00000000" w:rsidRDefault="00000000" w:rsidRPr="00000000" w14:paraId="00000036">
            <w:pPr>
              <w:numPr>
                <w:ilvl w:val="0"/>
                <w:numId w:val="26"/>
              </w:numPr>
              <w:spacing w:before="0" w:beforeAutospacing="0"/>
              <w:ind w:left="425.19685039370046" w:hanging="360"/>
              <w:jc w:val="both"/>
              <w:rPr>
                <w:b w:val="0"/>
              </w:rPr>
            </w:pPr>
            <w:r w:rsidDel="00000000" w:rsidR="00000000" w:rsidRPr="00000000">
              <w:rPr>
                <w:b w:val="0"/>
                <w:rtl w:val="0"/>
              </w:rPr>
              <w:t xml:space="preserve">Progress in speaking skills is tracked and displayed.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ind w:left="0" w:firstLine="0"/>
              <w:jc w:val="both"/>
              <w:rPr>
                <w:b w:val="0"/>
              </w:rPr>
            </w:pPr>
            <w:r w:rsidDel="00000000" w:rsidR="00000000" w:rsidRPr="00000000">
              <w:rPr>
                <w:b w:val="0"/>
                <w:rtl w:val="0"/>
              </w:rPr>
              <w:t xml:space="preserve">As a learner, I want to receive corrections on grammatical mistakes and suggestions for better ways to phrase sentences during conversations with avatars so that I can learn from my errors and improve quickly.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numPr>
                <w:ilvl w:val="0"/>
                <w:numId w:val="28"/>
              </w:numPr>
              <w:ind w:left="425.19685039370046" w:hanging="360"/>
              <w:jc w:val="both"/>
              <w:rPr>
                <w:b w:val="0"/>
                <w:u w:val="none"/>
                <w:rPrChange w:author="Stanley Nwajagu" w:id="3" w:date="2024-08-04T18:18:27Z">
                  <w:rPr>
                    <w:b w:val="0"/>
                  </w:rPr>
                </w:rPrChange>
              </w:rPr>
              <w:pPrChange w:author="Stanley Nwajagu" w:id="0" w:date="2024-08-04T18:18:27Z">
                <w:pPr>
                  <w:ind w:left="425.19685039370046" w:firstLine="0"/>
                  <w:jc w:val="both"/>
                </w:pPr>
              </w:pPrChange>
            </w:pPr>
            <w:r w:rsidDel="00000000" w:rsidR="00000000" w:rsidRPr="00000000">
              <w:rPr>
                <w:b w:val="0"/>
                <w:rtl w:val="0"/>
              </w:rPr>
              <w:t xml:space="preserve">The system provides real-time corrections during avatar conversations.</w:t>
            </w:r>
            <w:r w:rsidDel="00000000" w:rsidR="00000000" w:rsidRPr="00000000">
              <w:rPr>
                <w:rtl w:val="0"/>
              </w:rPr>
            </w:r>
          </w:p>
          <w:p w:rsidR="00000000" w:rsidDel="00000000" w:rsidP="00000000" w:rsidRDefault="00000000" w:rsidRPr="00000000" w14:paraId="00000039">
            <w:pPr>
              <w:numPr>
                <w:ilvl w:val="0"/>
                <w:numId w:val="28"/>
              </w:numPr>
              <w:ind w:left="425.19685039370046" w:hanging="360"/>
              <w:jc w:val="both"/>
              <w:rPr>
                <w:b w:val="0"/>
                <w:u w:val="none"/>
                <w:rPrChange w:author="Stanley Nwajagu" w:id="4" w:date="2024-08-04T18:18:43Z">
                  <w:rPr>
                    <w:b w:val="0"/>
                  </w:rPr>
                </w:rPrChange>
              </w:rPr>
              <w:pPrChange w:author="Stanley Nwajagu" w:id="0" w:date="2024-08-04T18:18:43Z">
                <w:pPr>
                  <w:ind w:left="425.19685039370046" w:firstLine="0"/>
                  <w:jc w:val="both"/>
                </w:pPr>
              </w:pPrChange>
            </w:pPr>
            <w:r w:rsidDel="00000000" w:rsidR="00000000" w:rsidRPr="00000000">
              <w:rPr>
                <w:b w:val="0"/>
                <w:rtl w:val="0"/>
              </w:rPr>
              <w:t xml:space="preserve">Learners receive suggestions for better phrasing.</w:t>
            </w:r>
          </w:p>
          <w:p w:rsidR="00000000" w:rsidDel="00000000" w:rsidP="00000000" w:rsidRDefault="00000000" w:rsidRPr="00000000" w14:paraId="0000003A">
            <w:pPr>
              <w:numPr>
                <w:ilvl w:val="0"/>
                <w:numId w:val="28"/>
              </w:numPr>
              <w:ind w:left="425.19685039370046" w:hanging="360"/>
              <w:jc w:val="both"/>
              <w:rPr>
                <w:b w:val="0"/>
                <w:u w:val="none"/>
                <w:rPrChange w:author="Stanley Nwajagu" w:id="5" w:date="2024-08-04T18:18:49Z">
                  <w:rPr>
                    <w:b w:val="0"/>
                  </w:rPr>
                </w:rPrChange>
              </w:rPr>
              <w:pPrChange w:author="Stanley Nwajagu" w:id="0" w:date="2024-08-04T18:18:49Z">
                <w:pPr>
                  <w:ind w:left="425.19685039370046" w:firstLine="0"/>
                  <w:jc w:val="both"/>
                </w:pPr>
              </w:pPrChange>
            </w:pPr>
            <w:r w:rsidDel="00000000" w:rsidR="00000000" w:rsidRPr="00000000">
              <w:rPr>
                <w:b w:val="0"/>
                <w:rtl w:val="0"/>
              </w:rPr>
              <w:t xml:space="preserve">Feedback includes explanations for grammatical corrections.</w:t>
            </w:r>
          </w:p>
          <w:p w:rsidR="00000000" w:rsidDel="00000000" w:rsidP="00000000" w:rsidRDefault="00000000" w:rsidRPr="00000000" w14:paraId="0000003B">
            <w:pPr>
              <w:numPr>
                <w:ilvl w:val="0"/>
                <w:numId w:val="28"/>
              </w:numPr>
              <w:ind w:left="425.19685039370046" w:hanging="360"/>
              <w:jc w:val="both"/>
              <w:rPr>
                <w:b w:val="0"/>
                <w:u w:val="none"/>
                <w:rPrChange w:author="Stanley Nwajagu" w:id="6" w:date="2024-08-04T18:18:53Z">
                  <w:rPr>
                    <w:b w:val="0"/>
                  </w:rPr>
                </w:rPrChange>
              </w:rPr>
              <w:pPrChange w:author="Stanley Nwajagu" w:id="0" w:date="2024-08-04T18:18:53Z">
                <w:pPr>
                  <w:ind w:left="425.19685039370046" w:firstLine="0"/>
                  <w:jc w:val="both"/>
                </w:pPr>
              </w:pPrChange>
            </w:pPr>
            <w:r w:rsidDel="00000000" w:rsidR="00000000" w:rsidRPr="00000000">
              <w:rPr>
                <w:b w:val="0"/>
                <w:rtl w:val="0"/>
              </w:rPr>
              <w:t xml:space="preserve">The system tracks common errors and shows progress over time.</w:t>
            </w:r>
          </w:p>
        </w:tc>
      </w:tr>
    </w:tbl>
    <w:p w:rsidR="00000000" w:rsidDel="00000000" w:rsidP="00000000" w:rsidRDefault="00000000" w:rsidRPr="00000000" w14:paraId="0000003C">
      <w:pPr>
        <w:spacing w:after="240" w:before="240" w:lineRule="auto"/>
        <w:ind w:left="1440" w:firstLine="0"/>
        <w:jc w:val="both"/>
        <w:rPr>
          <w:b w:val="0"/>
        </w:rPr>
      </w:pPr>
      <w:r w:rsidDel="00000000" w:rsidR="00000000" w:rsidRPr="00000000">
        <w:br w:type="page"/>
      </w:r>
      <w:r w:rsidDel="00000000" w:rsidR="00000000" w:rsidRPr="00000000">
        <w:rPr>
          <w:rtl w:val="0"/>
        </w:rPr>
      </w:r>
    </w:p>
    <w:p w:rsidR="00000000" w:rsidDel="00000000" w:rsidP="00000000" w:rsidRDefault="00000000" w:rsidRPr="00000000" w14:paraId="0000003D">
      <w:pPr>
        <w:spacing w:after="240" w:before="240" w:lineRule="auto"/>
        <w:ind w:left="1440" w:firstLine="0"/>
        <w:jc w:val="both"/>
        <w:rPr>
          <w:b w:val="0"/>
        </w:rPr>
      </w:pPr>
      <w:r w:rsidDel="00000000" w:rsidR="00000000" w:rsidRPr="00000000">
        <w:rPr>
          <w:rtl w:val="0"/>
        </w:rPr>
      </w:r>
    </w:p>
    <w:p w:rsidR="00000000" w:rsidDel="00000000" w:rsidP="00000000" w:rsidRDefault="00000000" w:rsidRPr="00000000" w14:paraId="0000003E">
      <w:pPr>
        <w:ind w:left="425.19685039370046" w:firstLine="0"/>
        <w:rPr>
          <w:b w:val="0"/>
        </w:rPr>
      </w:pPr>
      <w:r w:rsidDel="00000000" w:rsidR="00000000" w:rsidRPr="00000000">
        <w:rPr>
          <w:rtl w:val="0"/>
        </w:rPr>
        <w:t xml:space="preserve">2. </w:t>
      </w:r>
      <w:r w:rsidDel="00000000" w:rsidR="00000000" w:rsidRPr="00000000">
        <w:rPr>
          <w:rtl w:val="0"/>
        </w:rPr>
        <w:t xml:space="preserve">Dramatic Storylines</w:t>
      </w:r>
      <w:r w:rsidDel="00000000" w:rsidR="00000000" w:rsidRPr="00000000">
        <w:rPr>
          <w:b w:val="0"/>
          <w:rtl w:val="0"/>
        </w:rPr>
        <w:t xml:space="preserve">: To make learning fun by immersing users with exciting, memorable stories to aid retention.</w:t>
      </w:r>
    </w:p>
    <w:tbl>
      <w:tblPr>
        <w:tblStyle w:val="Table2"/>
        <w:tblW w:w="906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110"/>
        <w:tblGridChange w:id="0">
          <w:tblGrid>
            <w:gridCol w:w="4950"/>
            <w:gridCol w:w="4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Acceptance Criterion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ind w:left="0" w:firstLine="0"/>
              <w:jc w:val="both"/>
              <w:rPr>
                <w:b w:val="0"/>
              </w:rPr>
            </w:pPr>
            <w:r w:rsidDel="00000000" w:rsidR="00000000" w:rsidRPr="00000000">
              <w:rPr>
                <w:b w:val="0"/>
                <w:rtl w:val="0"/>
              </w:rPr>
              <w:t xml:space="preserve">As a learner, I want to be immersed in a story that challenges me to think creatively so that I can improve my language learning skills.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numPr>
                <w:ilvl w:val="0"/>
                <w:numId w:val="23"/>
              </w:numPr>
              <w:spacing w:after="0" w:afterAutospacing="0" w:line="240" w:lineRule="auto"/>
              <w:ind w:left="425.19685039370046" w:hanging="360"/>
              <w:jc w:val="both"/>
              <w:rPr>
                <w:b w:val="0"/>
              </w:rPr>
            </w:pPr>
            <w:r w:rsidDel="00000000" w:rsidR="00000000" w:rsidRPr="00000000">
              <w:rPr>
                <w:b w:val="0"/>
                <w:rtl w:val="0"/>
              </w:rPr>
              <w:t xml:space="preserve">The story includes challenging scenarios that require creative thinking.</w:t>
            </w:r>
          </w:p>
          <w:p w:rsidR="00000000" w:rsidDel="00000000" w:rsidP="00000000" w:rsidRDefault="00000000" w:rsidRPr="00000000" w14:paraId="00000043">
            <w:pPr>
              <w:numPr>
                <w:ilvl w:val="0"/>
                <w:numId w:val="23"/>
              </w:numPr>
              <w:spacing w:after="0" w:afterAutospacing="0" w:before="0" w:beforeAutospacing="0" w:line="240" w:lineRule="auto"/>
              <w:ind w:left="425.19685039370046" w:hanging="360"/>
              <w:jc w:val="both"/>
              <w:rPr>
                <w:b w:val="0"/>
              </w:rPr>
            </w:pPr>
            <w:r w:rsidDel="00000000" w:rsidR="00000000" w:rsidRPr="00000000">
              <w:rPr>
                <w:b w:val="0"/>
                <w:rtl w:val="0"/>
              </w:rPr>
              <w:t xml:space="preserve">Learners receive feedback on their problem-solving approaches.</w:t>
            </w:r>
          </w:p>
          <w:p w:rsidR="00000000" w:rsidDel="00000000" w:rsidP="00000000" w:rsidRDefault="00000000" w:rsidRPr="00000000" w14:paraId="00000044">
            <w:pPr>
              <w:numPr>
                <w:ilvl w:val="0"/>
                <w:numId w:val="23"/>
              </w:numPr>
              <w:spacing w:before="0" w:beforeAutospacing="0" w:line="240" w:lineRule="auto"/>
              <w:ind w:left="425.19685039370046" w:hanging="360"/>
              <w:jc w:val="both"/>
              <w:rPr>
                <w:b w:val="0"/>
              </w:rPr>
            </w:pPr>
            <w:r w:rsidDel="00000000" w:rsidR="00000000" w:rsidRPr="00000000">
              <w:rPr>
                <w:b w:val="0"/>
                <w:rtl w:val="0"/>
              </w:rPr>
              <w:t xml:space="preserve">Progress through the story is tracked and displayed.</w:t>
            </w:r>
          </w:p>
        </w:tc>
      </w:tr>
      <w:tr>
        <w:trPr>
          <w:cantSplit w:val="0"/>
          <w:trHeight w:val="1770.319999999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ind w:left="0" w:firstLine="0"/>
              <w:jc w:val="both"/>
              <w:rPr>
                <w:b w:val="0"/>
              </w:rPr>
            </w:pPr>
            <w:r w:rsidDel="00000000" w:rsidR="00000000" w:rsidRPr="00000000">
              <w:rPr>
                <w:b w:val="0"/>
                <w:rtl w:val="0"/>
              </w:rPr>
              <w:t xml:space="preserve">As a learner, I want to choose a quest type, like adventure, mystery, or romance, so that I can tailor my language learning experience to my interests and stay motivated.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numPr>
                <w:ilvl w:val="0"/>
                <w:numId w:val="2"/>
              </w:numPr>
              <w:spacing w:after="0" w:afterAutospacing="0" w:line="240" w:lineRule="auto"/>
              <w:ind w:left="425.19685039370046" w:hanging="360"/>
              <w:jc w:val="both"/>
              <w:rPr>
                <w:b w:val="0"/>
              </w:rPr>
            </w:pPr>
            <w:r w:rsidDel="00000000" w:rsidR="00000000" w:rsidRPr="00000000">
              <w:rPr>
                <w:b w:val="0"/>
                <w:rtl w:val="0"/>
              </w:rPr>
              <w:t xml:space="preserve">The system offers various quest types for selection.</w:t>
            </w:r>
          </w:p>
          <w:p w:rsidR="00000000" w:rsidDel="00000000" w:rsidP="00000000" w:rsidRDefault="00000000" w:rsidRPr="00000000" w14:paraId="00000047">
            <w:pPr>
              <w:numPr>
                <w:ilvl w:val="0"/>
                <w:numId w:val="2"/>
              </w:numPr>
              <w:spacing w:before="0" w:beforeAutospacing="0" w:line="240" w:lineRule="auto"/>
              <w:ind w:left="425.19685039370046" w:hanging="360"/>
              <w:jc w:val="both"/>
              <w:rPr>
                <w:b w:val="0"/>
              </w:rPr>
            </w:pPr>
            <w:r w:rsidDel="00000000" w:rsidR="00000000" w:rsidRPr="00000000">
              <w:rPr>
                <w:b w:val="0"/>
                <w:rtl w:val="0"/>
              </w:rPr>
              <w:t xml:space="preserve">Each quest type has unique storylines and language 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ind w:left="0" w:firstLine="0"/>
              <w:jc w:val="both"/>
              <w:rPr>
                <w:b w:val="0"/>
              </w:rPr>
            </w:pPr>
            <w:r w:rsidDel="00000000" w:rsidR="00000000" w:rsidRPr="00000000">
              <w:rPr>
                <w:b w:val="0"/>
                <w:rtl w:val="0"/>
              </w:rPr>
              <w:t xml:space="preserve">As a user, I want to meet interesting characters, so that I can build relationships with them.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numPr>
                <w:ilvl w:val="0"/>
                <w:numId w:val="11"/>
              </w:numPr>
              <w:spacing w:after="0" w:afterAutospacing="0" w:line="240" w:lineRule="auto"/>
              <w:ind w:left="425.19685039370046" w:hanging="360"/>
              <w:jc w:val="both"/>
              <w:rPr>
                <w:b w:val="0"/>
              </w:rPr>
            </w:pPr>
            <w:r w:rsidDel="00000000" w:rsidR="00000000" w:rsidRPr="00000000">
              <w:rPr>
                <w:b w:val="0"/>
                <w:rtl w:val="0"/>
              </w:rPr>
              <w:t xml:space="preserve">The story includes a variety of interesting characters.</w:t>
            </w:r>
          </w:p>
          <w:p w:rsidR="00000000" w:rsidDel="00000000" w:rsidP="00000000" w:rsidRDefault="00000000" w:rsidRPr="00000000" w14:paraId="0000004A">
            <w:pPr>
              <w:numPr>
                <w:ilvl w:val="0"/>
                <w:numId w:val="11"/>
              </w:numPr>
              <w:spacing w:after="0" w:afterAutospacing="0" w:before="0" w:beforeAutospacing="0" w:line="240" w:lineRule="auto"/>
              <w:ind w:left="425.19685039370046" w:hanging="360"/>
              <w:jc w:val="both"/>
              <w:rPr>
                <w:b w:val="0"/>
              </w:rPr>
            </w:pPr>
            <w:r w:rsidDel="00000000" w:rsidR="00000000" w:rsidRPr="00000000">
              <w:rPr>
                <w:b w:val="0"/>
                <w:rtl w:val="0"/>
              </w:rPr>
              <w:t xml:space="preserve">Learners can interact with characters and build relationships.</w:t>
            </w:r>
          </w:p>
          <w:p w:rsidR="00000000" w:rsidDel="00000000" w:rsidP="00000000" w:rsidRDefault="00000000" w:rsidRPr="00000000" w14:paraId="0000004B">
            <w:pPr>
              <w:numPr>
                <w:ilvl w:val="0"/>
                <w:numId w:val="11"/>
              </w:numPr>
              <w:spacing w:before="0" w:beforeAutospacing="0" w:line="240" w:lineRule="auto"/>
              <w:ind w:left="425.19685039370046" w:hanging="360"/>
              <w:jc w:val="both"/>
              <w:rPr>
                <w:b w:val="0"/>
              </w:rPr>
            </w:pPr>
            <w:r w:rsidDel="00000000" w:rsidR="00000000" w:rsidRPr="00000000">
              <w:rPr>
                <w:b w:val="0"/>
                <w:rtl w:val="0"/>
              </w:rPr>
              <w:t xml:space="preserve">Character interactions influence the storyline and outcomes.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ind w:left="0" w:firstLine="0"/>
              <w:jc w:val="both"/>
              <w:rPr>
                <w:b w:val="0"/>
              </w:rPr>
            </w:pPr>
            <w:r w:rsidDel="00000000" w:rsidR="00000000" w:rsidRPr="00000000">
              <w:rPr>
                <w:b w:val="0"/>
                <w:rtl w:val="0"/>
              </w:rPr>
              <w:t xml:space="preserve">As a user, I want to interact with characters who have hidden agendas, so that I can use my language skills to understand their true intentions and win challenges.</w:t>
            </w:r>
          </w:p>
          <w:p w:rsidR="00000000" w:rsidDel="00000000" w:rsidP="00000000" w:rsidRDefault="00000000" w:rsidRPr="00000000" w14:paraId="0000004D">
            <w:pPr>
              <w:spacing w:line="240" w:lineRule="auto"/>
              <w:jc w:val="both"/>
              <w:rPr>
                <w:b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numPr>
                <w:ilvl w:val="0"/>
                <w:numId w:val="27"/>
              </w:numPr>
              <w:spacing w:after="0" w:afterAutospacing="0" w:line="240" w:lineRule="auto"/>
              <w:ind w:left="425.19685039370046" w:hanging="360"/>
              <w:jc w:val="both"/>
              <w:rPr>
                <w:b w:val="0"/>
              </w:rPr>
            </w:pPr>
            <w:r w:rsidDel="00000000" w:rsidR="00000000" w:rsidRPr="00000000">
              <w:rPr>
                <w:b w:val="0"/>
                <w:rtl w:val="0"/>
              </w:rPr>
              <w:t xml:space="preserve">Some characters have hidden agendas that affect interactions.</w:t>
            </w:r>
          </w:p>
          <w:p w:rsidR="00000000" w:rsidDel="00000000" w:rsidP="00000000" w:rsidRDefault="00000000" w:rsidRPr="00000000" w14:paraId="0000004F">
            <w:pPr>
              <w:numPr>
                <w:ilvl w:val="0"/>
                <w:numId w:val="27"/>
              </w:numPr>
              <w:spacing w:after="0" w:afterAutospacing="0" w:before="0" w:beforeAutospacing="0" w:line="240" w:lineRule="auto"/>
              <w:ind w:left="425.19685039370046" w:hanging="360"/>
              <w:jc w:val="both"/>
              <w:rPr>
                <w:b w:val="0"/>
              </w:rPr>
            </w:pPr>
            <w:r w:rsidDel="00000000" w:rsidR="00000000" w:rsidRPr="00000000">
              <w:rPr>
                <w:b w:val="0"/>
                <w:rtl w:val="0"/>
              </w:rPr>
              <w:t xml:space="preserve">Learners receive clues and feedback based on their language skills.</w:t>
            </w:r>
          </w:p>
          <w:p w:rsidR="00000000" w:rsidDel="00000000" w:rsidP="00000000" w:rsidRDefault="00000000" w:rsidRPr="00000000" w14:paraId="00000050">
            <w:pPr>
              <w:numPr>
                <w:ilvl w:val="0"/>
                <w:numId w:val="27"/>
              </w:numPr>
              <w:spacing w:before="0" w:beforeAutospacing="0" w:line="240" w:lineRule="auto"/>
              <w:ind w:left="425.19685039370046" w:hanging="360"/>
              <w:jc w:val="both"/>
              <w:rPr>
                <w:b w:val="0"/>
              </w:rPr>
            </w:pPr>
            <w:r w:rsidDel="00000000" w:rsidR="00000000" w:rsidRPr="00000000">
              <w:rPr>
                <w:b w:val="0"/>
                <w:rtl w:val="0"/>
              </w:rPr>
              <w:t xml:space="preserve">Successfully uncovering hidden agendas leads to rewards or progression in the 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ind w:left="0" w:firstLine="0"/>
              <w:jc w:val="both"/>
              <w:rPr>
                <w:b w:val="0"/>
              </w:rPr>
            </w:pPr>
            <w:r w:rsidDel="00000000" w:rsidR="00000000" w:rsidRPr="00000000">
              <w:rPr>
                <w:b w:val="0"/>
                <w:rtl w:val="0"/>
              </w:rPr>
              <w:t xml:space="preserve">As a learner, I want to go on a journey filled with emotions like love, betrayal, satisfaction and happiness to have a more immersive and engaging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numPr>
                <w:ilvl w:val="0"/>
                <w:numId w:val="22"/>
              </w:numPr>
              <w:spacing w:after="0" w:afterAutospacing="0" w:line="240" w:lineRule="auto"/>
              <w:ind w:left="425.19685039370046" w:hanging="360"/>
              <w:jc w:val="both"/>
              <w:rPr>
                <w:b w:val="0"/>
              </w:rPr>
            </w:pPr>
            <w:r w:rsidDel="00000000" w:rsidR="00000000" w:rsidRPr="00000000">
              <w:rPr>
                <w:b w:val="0"/>
                <w:rtl w:val="0"/>
              </w:rPr>
              <w:t xml:space="preserve">The story includes emotional and dramatic events.</w:t>
            </w:r>
          </w:p>
          <w:p w:rsidR="00000000" w:rsidDel="00000000" w:rsidP="00000000" w:rsidRDefault="00000000" w:rsidRPr="00000000" w14:paraId="00000053">
            <w:pPr>
              <w:numPr>
                <w:ilvl w:val="0"/>
                <w:numId w:val="22"/>
              </w:numPr>
              <w:spacing w:after="0" w:afterAutospacing="0" w:before="0" w:beforeAutospacing="0" w:line="240" w:lineRule="auto"/>
              <w:ind w:left="425.19685039370046" w:hanging="360"/>
              <w:jc w:val="both"/>
              <w:rPr/>
            </w:pPr>
            <w:r w:rsidDel="00000000" w:rsidR="00000000" w:rsidRPr="00000000">
              <w:rPr>
                <w:b w:val="0"/>
                <w:rtl w:val="0"/>
              </w:rPr>
              <w:t xml:space="preserve">Learners receive feedback on their responses to emotional scenarios.</w:t>
            </w:r>
          </w:p>
          <w:p w:rsidR="00000000" w:rsidDel="00000000" w:rsidP="00000000" w:rsidRDefault="00000000" w:rsidRPr="00000000" w14:paraId="00000054">
            <w:pPr>
              <w:numPr>
                <w:ilvl w:val="0"/>
                <w:numId w:val="22"/>
              </w:numPr>
              <w:spacing w:before="0" w:beforeAutospacing="0" w:line="240" w:lineRule="auto"/>
              <w:ind w:left="425.19685039370046" w:hanging="360"/>
              <w:jc w:val="both"/>
              <w:rPr/>
            </w:pPr>
            <w:r w:rsidDel="00000000" w:rsidR="00000000" w:rsidRPr="00000000">
              <w:rPr>
                <w:b w:val="0"/>
                <w:rtl w:val="0"/>
              </w:rPr>
              <w:t xml:space="preserve">Emotional events influence the storyline and character </w:t>
            </w:r>
            <w:r w:rsidDel="00000000" w:rsidR="00000000" w:rsidRPr="00000000">
              <w:rPr>
                <w:b w:val="0"/>
                <w:rtl w:val="0"/>
              </w:rPr>
              <w:t xml:space="preserve">relationship</w:t>
            </w:r>
            <w:r w:rsidDel="00000000" w:rsidR="00000000" w:rsidRPr="00000000">
              <w:rPr>
                <w:b w:val="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ind w:left="0" w:firstLine="0"/>
              <w:jc w:val="both"/>
              <w:rPr>
                <w:b w:val="0"/>
              </w:rPr>
            </w:pPr>
            <w:r w:rsidDel="00000000" w:rsidR="00000000" w:rsidRPr="00000000">
              <w:rPr>
                <w:b w:val="0"/>
                <w:rtl w:val="0"/>
              </w:rPr>
              <w:t xml:space="preserve">As a learner, I want cultural insights and idiomatic expressions explained in context, so I can better understand the nuances of the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numPr>
                <w:ilvl w:val="0"/>
                <w:numId w:val="24"/>
              </w:numPr>
              <w:spacing w:after="0" w:afterAutospacing="0" w:line="240" w:lineRule="auto"/>
              <w:ind w:left="425.19685039370046" w:hanging="360"/>
              <w:jc w:val="both"/>
              <w:rPr>
                <w:b w:val="0"/>
              </w:rPr>
            </w:pPr>
            <w:r w:rsidDel="00000000" w:rsidR="00000000" w:rsidRPr="00000000">
              <w:rPr>
                <w:b w:val="0"/>
                <w:rtl w:val="0"/>
              </w:rPr>
              <w:t xml:space="preserve">The story includes cultural insights and idiomatic expressions.</w:t>
            </w:r>
          </w:p>
          <w:p w:rsidR="00000000" w:rsidDel="00000000" w:rsidP="00000000" w:rsidRDefault="00000000" w:rsidRPr="00000000" w14:paraId="00000057">
            <w:pPr>
              <w:numPr>
                <w:ilvl w:val="0"/>
                <w:numId w:val="24"/>
              </w:numPr>
              <w:spacing w:after="0" w:afterAutospacing="0" w:before="0" w:beforeAutospacing="0" w:line="240" w:lineRule="auto"/>
              <w:ind w:left="425.19685039370046" w:hanging="360"/>
              <w:jc w:val="both"/>
              <w:rPr>
                <w:b w:val="0"/>
              </w:rPr>
            </w:pPr>
            <w:r w:rsidDel="00000000" w:rsidR="00000000" w:rsidRPr="00000000">
              <w:rPr>
                <w:b w:val="0"/>
                <w:rtl w:val="0"/>
              </w:rPr>
              <w:t xml:space="preserve">Learners receive explanations and context for cultural and conversational elements.</w:t>
            </w:r>
          </w:p>
          <w:p w:rsidR="00000000" w:rsidDel="00000000" w:rsidP="00000000" w:rsidRDefault="00000000" w:rsidRPr="00000000" w14:paraId="00000058">
            <w:pPr>
              <w:numPr>
                <w:ilvl w:val="0"/>
                <w:numId w:val="24"/>
              </w:numPr>
              <w:spacing w:before="0" w:beforeAutospacing="0" w:line="240" w:lineRule="auto"/>
              <w:ind w:left="425.19685039370046" w:hanging="360"/>
              <w:jc w:val="both"/>
              <w:rPr>
                <w:b w:val="0"/>
              </w:rPr>
            </w:pPr>
            <w:r w:rsidDel="00000000" w:rsidR="00000000" w:rsidRPr="00000000">
              <w:rPr>
                <w:b w:val="0"/>
                <w:rtl w:val="0"/>
              </w:rPr>
              <w:t xml:space="preserve">Progress in understanding cultural and idiomatic expressions is tracked.</w:t>
            </w:r>
          </w:p>
        </w:tc>
      </w:tr>
    </w:tbl>
    <w:p w:rsidR="00000000" w:rsidDel="00000000" w:rsidP="00000000" w:rsidRDefault="00000000" w:rsidRPr="00000000" w14:paraId="00000059">
      <w:pPr>
        <w:spacing w:after="240" w:before="240" w:lineRule="auto"/>
        <w:ind w:left="425.19685039370046" w:firstLine="0"/>
        <w:jc w:val="both"/>
        <w:rPr>
          <w:b w:val="0"/>
        </w:rPr>
      </w:pPr>
      <w:r w:rsidDel="00000000" w:rsidR="00000000" w:rsidRPr="00000000">
        <w:rPr>
          <w:rtl w:val="0"/>
        </w:rPr>
      </w:r>
    </w:p>
    <w:p w:rsidR="00000000" w:rsidDel="00000000" w:rsidP="00000000" w:rsidRDefault="00000000" w:rsidRPr="00000000" w14:paraId="0000005A">
      <w:pPr>
        <w:spacing w:after="240" w:before="240" w:lineRule="auto"/>
        <w:ind w:left="425.19685039370046"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5B">
      <w:pPr>
        <w:spacing w:after="240" w:before="240" w:lineRule="auto"/>
        <w:ind w:left="425.19685039370046" w:firstLine="0"/>
        <w:jc w:val="both"/>
        <w:rPr>
          <w:b w:val="0"/>
        </w:rPr>
      </w:pPr>
      <w:r w:rsidDel="00000000" w:rsidR="00000000" w:rsidRPr="00000000">
        <w:rPr>
          <w:rtl w:val="0"/>
        </w:rPr>
        <w:t xml:space="preserve">3. </w:t>
      </w:r>
      <w:r w:rsidDel="00000000" w:rsidR="00000000" w:rsidRPr="00000000">
        <w:rPr>
          <w:rtl w:val="0"/>
        </w:rPr>
        <w:t xml:space="preserve">AI-Powered Speech Recognition</w:t>
      </w:r>
      <w:r w:rsidDel="00000000" w:rsidR="00000000" w:rsidRPr="00000000">
        <w:rPr>
          <w:b w:val="0"/>
          <w:rtl w:val="0"/>
        </w:rPr>
        <w:t xml:space="preserve">: </w:t>
      </w:r>
      <w:r w:rsidDel="00000000" w:rsidR="00000000" w:rsidRPr="00000000">
        <w:rPr>
          <w:b w:val="0"/>
          <w:rtl w:val="0"/>
        </w:rPr>
        <w:t xml:space="preserve">To enhance conversations with avatars and provide immediate feedback on pronunciation, helping users improve their language skills faster.</w:t>
      </w:r>
    </w:p>
    <w:tbl>
      <w:tblPr>
        <w:tblStyle w:val="Table3"/>
        <w:tblW w:w="912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95"/>
        <w:gridCol w:w="4125"/>
        <w:tblGridChange w:id="0">
          <w:tblGrid>
            <w:gridCol w:w="4995"/>
            <w:gridCol w:w="412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Acceptance Criteria</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ind w:left="0" w:firstLine="0"/>
              <w:jc w:val="both"/>
              <w:rPr>
                <w:b w:val="0"/>
              </w:rPr>
            </w:pPr>
            <w:r w:rsidDel="00000000" w:rsidR="00000000" w:rsidRPr="00000000">
              <w:rPr>
                <w:b w:val="0"/>
                <w:rtl w:val="0"/>
              </w:rPr>
              <w:t xml:space="preserve">As a learner, I want to be able to practise basic vocabulary and pronunciation so that I can build my fluency.</w:t>
            </w:r>
          </w:p>
          <w:p w:rsidR="00000000" w:rsidDel="00000000" w:rsidP="00000000" w:rsidRDefault="00000000" w:rsidRPr="00000000" w14:paraId="0000005F">
            <w:pPr>
              <w:widowControl w:val="0"/>
              <w:spacing w:line="240" w:lineRule="auto"/>
              <w:jc w:val="both"/>
              <w:rPr>
                <w:b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numPr>
                <w:ilvl w:val="0"/>
                <w:numId w:val="13"/>
              </w:numPr>
              <w:spacing w:after="0" w:afterAutospacing="0"/>
              <w:ind w:left="425.19685039370046" w:hanging="360"/>
              <w:jc w:val="both"/>
              <w:rPr>
                <w:b w:val="0"/>
              </w:rPr>
            </w:pPr>
            <w:r w:rsidDel="00000000" w:rsidR="00000000" w:rsidRPr="00000000">
              <w:rPr>
                <w:b w:val="0"/>
                <w:rtl w:val="0"/>
              </w:rPr>
              <w:t xml:space="preserve">Accuracy of speech recognition is maintained at 98% or higher for beginner-level vocabulary.</w:t>
            </w:r>
          </w:p>
          <w:p w:rsidR="00000000" w:rsidDel="00000000" w:rsidP="00000000" w:rsidRDefault="00000000" w:rsidRPr="00000000" w14:paraId="00000061">
            <w:pPr>
              <w:numPr>
                <w:ilvl w:val="0"/>
                <w:numId w:val="13"/>
              </w:numPr>
              <w:spacing w:after="0" w:afterAutospacing="0" w:before="0" w:beforeAutospacing="0"/>
              <w:ind w:left="425.19685039370046" w:hanging="360"/>
              <w:jc w:val="both"/>
              <w:rPr>
                <w:b w:val="0"/>
              </w:rPr>
            </w:pPr>
            <w:r w:rsidDel="00000000" w:rsidR="00000000" w:rsidRPr="00000000">
              <w:rPr>
                <w:b w:val="0"/>
                <w:rtl w:val="0"/>
              </w:rPr>
              <w:t xml:space="preserve">The system offers immediate feedback on pronunciation accuracy.</w:t>
            </w:r>
          </w:p>
          <w:p w:rsidR="00000000" w:rsidDel="00000000" w:rsidP="00000000" w:rsidRDefault="00000000" w:rsidRPr="00000000" w14:paraId="00000062">
            <w:pPr>
              <w:numPr>
                <w:ilvl w:val="0"/>
                <w:numId w:val="13"/>
              </w:numPr>
              <w:spacing w:after="0" w:afterAutospacing="0" w:before="0" w:beforeAutospacing="0"/>
              <w:ind w:left="425.19685039370046" w:hanging="360"/>
              <w:jc w:val="both"/>
              <w:rPr>
                <w:b w:val="0"/>
              </w:rPr>
            </w:pPr>
            <w:r w:rsidDel="00000000" w:rsidR="00000000" w:rsidRPr="00000000">
              <w:rPr>
                <w:b w:val="0"/>
                <w:rtl w:val="0"/>
              </w:rPr>
              <w:t xml:space="preserve">The system provides pronunciation guides (audio or visual) for each word.</w:t>
            </w:r>
          </w:p>
          <w:p w:rsidR="00000000" w:rsidDel="00000000" w:rsidP="00000000" w:rsidRDefault="00000000" w:rsidRPr="00000000" w14:paraId="00000063">
            <w:pPr>
              <w:numPr>
                <w:ilvl w:val="0"/>
                <w:numId w:val="13"/>
              </w:numPr>
              <w:spacing w:before="0" w:beforeAutospacing="0"/>
              <w:ind w:left="425.19685039370046" w:hanging="360"/>
              <w:jc w:val="both"/>
              <w:rPr>
                <w:b w:val="0"/>
              </w:rPr>
            </w:pPr>
            <w:r w:rsidDel="00000000" w:rsidR="00000000" w:rsidRPr="00000000">
              <w:rPr>
                <w:b w:val="0"/>
                <w:rtl w:val="0"/>
              </w:rPr>
              <w:t xml:space="preserve">Learners can record and playback their pronunciation attempts.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ind w:left="0" w:firstLine="0"/>
              <w:jc w:val="both"/>
              <w:rPr>
                <w:b w:val="0"/>
              </w:rPr>
            </w:pPr>
            <w:r w:rsidDel="00000000" w:rsidR="00000000" w:rsidRPr="00000000">
              <w:rPr>
                <w:b w:val="0"/>
                <w:rtl w:val="0"/>
              </w:rPr>
              <w:t xml:space="preserve">As a language learner, I want suggestions on how to improve my grammar so I can learn from my mistakes. </w:t>
            </w:r>
          </w:p>
          <w:p w:rsidR="00000000" w:rsidDel="00000000" w:rsidP="00000000" w:rsidRDefault="00000000" w:rsidRPr="00000000" w14:paraId="00000065">
            <w:pPr>
              <w:widowControl w:val="0"/>
              <w:spacing w:line="240" w:lineRule="auto"/>
              <w:jc w:val="both"/>
              <w:rPr>
                <w:b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numPr>
                <w:ilvl w:val="0"/>
                <w:numId w:val="4"/>
              </w:numPr>
              <w:spacing w:after="0" w:afterAutospacing="0"/>
              <w:ind w:left="425.19685039370046" w:hanging="360"/>
              <w:jc w:val="both"/>
              <w:rPr>
                <w:b w:val="0"/>
              </w:rPr>
            </w:pPr>
            <w:r w:rsidDel="00000000" w:rsidR="00000000" w:rsidRPr="00000000">
              <w:rPr>
                <w:b w:val="0"/>
                <w:rtl w:val="0"/>
              </w:rPr>
              <w:t xml:space="preserve">5The system can identify common grammatical errors in learners' inputs.</w:t>
            </w:r>
          </w:p>
          <w:p w:rsidR="00000000" w:rsidDel="00000000" w:rsidP="00000000" w:rsidRDefault="00000000" w:rsidRPr="00000000" w14:paraId="00000067">
            <w:pPr>
              <w:numPr>
                <w:ilvl w:val="0"/>
                <w:numId w:val="4"/>
              </w:numPr>
              <w:spacing w:after="0" w:afterAutospacing="0" w:before="0" w:beforeAutospacing="0"/>
              <w:ind w:left="425.19685039370046" w:hanging="360"/>
              <w:jc w:val="both"/>
              <w:rPr>
                <w:b w:val="0"/>
              </w:rPr>
            </w:pPr>
            <w:r w:rsidDel="00000000" w:rsidR="00000000" w:rsidRPr="00000000">
              <w:rPr>
                <w:b w:val="0"/>
                <w:rtl w:val="0"/>
              </w:rPr>
              <w:t xml:space="preserve">Learners receive real-time grammar correction suggestions.</w:t>
            </w:r>
          </w:p>
          <w:p w:rsidR="00000000" w:rsidDel="00000000" w:rsidP="00000000" w:rsidRDefault="00000000" w:rsidRPr="00000000" w14:paraId="00000068">
            <w:pPr>
              <w:numPr>
                <w:ilvl w:val="0"/>
                <w:numId w:val="4"/>
              </w:numPr>
              <w:spacing w:after="0" w:afterAutospacing="0" w:before="0" w:beforeAutospacing="0"/>
              <w:ind w:left="425.19685039370046" w:hanging="360"/>
              <w:jc w:val="both"/>
              <w:rPr>
                <w:b w:val="0"/>
              </w:rPr>
            </w:pPr>
            <w:r w:rsidDel="00000000" w:rsidR="00000000" w:rsidRPr="00000000">
              <w:rPr>
                <w:b w:val="0"/>
                <w:rtl w:val="0"/>
              </w:rPr>
              <w:t xml:space="preserve">Grammar corrections are clear and easy to understand.</w:t>
            </w:r>
          </w:p>
          <w:p w:rsidR="00000000" w:rsidDel="00000000" w:rsidP="00000000" w:rsidRDefault="00000000" w:rsidRPr="00000000" w14:paraId="00000069">
            <w:pPr>
              <w:numPr>
                <w:ilvl w:val="0"/>
                <w:numId w:val="4"/>
              </w:numPr>
              <w:spacing w:after="0" w:afterAutospacing="0" w:before="0" w:beforeAutospacing="0"/>
              <w:ind w:left="425.19685039370046" w:hanging="360"/>
              <w:jc w:val="both"/>
              <w:rPr>
                <w:b w:val="0"/>
              </w:rPr>
            </w:pPr>
            <w:r w:rsidDel="00000000" w:rsidR="00000000" w:rsidRPr="00000000">
              <w:rPr>
                <w:b w:val="0"/>
                <w:rtl w:val="0"/>
              </w:rPr>
              <w:t xml:space="preserve">Learners can review a summary of their grammatical errors and corrections.</w:t>
            </w:r>
          </w:p>
          <w:p w:rsidR="00000000" w:rsidDel="00000000" w:rsidP="00000000" w:rsidRDefault="00000000" w:rsidRPr="00000000" w14:paraId="0000006A">
            <w:pPr>
              <w:numPr>
                <w:ilvl w:val="0"/>
                <w:numId w:val="4"/>
              </w:numPr>
              <w:spacing w:before="0" w:beforeAutospacing="0"/>
              <w:ind w:left="425.19685039370046" w:hanging="360"/>
              <w:jc w:val="both"/>
              <w:rPr>
                <w:b w:val="0"/>
              </w:rPr>
            </w:pPr>
            <w:r w:rsidDel="00000000" w:rsidR="00000000" w:rsidRPr="00000000">
              <w:rPr>
                <w:b w:val="0"/>
                <w:rtl w:val="0"/>
              </w:rPr>
              <w:t xml:space="preserve">The system provides practice exercises focused on areas where learners commonly make mistakes.</w:t>
            </w:r>
          </w:p>
        </w:tc>
      </w:tr>
    </w:tbl>
    <w:p w:rsidR="00000000" w:rsidDel="00000000" w:rsidP="00000000" w:rsidRDefault="00000000" w:rsidRPr="00000000" w14:paraId="0000006B">
      <w:pPr>
        <w:spacing w:after="240" w:before="240" w:lineRule="auto"/>
        <w:ind w:left="0" w:firstLine="0"/>
        <w:jc w:val="both"/>
        <w:rPr>
          <w:b w:val="0"/>
        </w:rPr>
      </w:pPr>
      <w:r w:rsidDel="00000000" w:rsidR="00000000" w:rsidRPr="00000000">
        <w:rPr>
          <w:rtl w:val="0"/>
        </w:rPr>
      </w:r>
    </w:p>
    <w:p w:rsidR="00000000" w:rsidDel="00000000" w:rsidP="00000000" w:rsidRDefault="00000000" w:rsidRPr="00000000" w14:paraId="0000006C">
      <w:pPr>
        <w:spacing w:after="240" w:before="240" w:lineRule="auto"/>
        <w:ind w:left="425.19685039370046"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6D">
      <w:pPr>
        <w:spacing w:after="240" w:before="240" w:lineRule="auto"/>
        <w:ind w:left="425.19685039370046" w:firstLine="0"/>
        <w:jc w:val="both"/>
        <w:rPr>
          <w:b w:val="0"/>
        </w:rPr>
      </w:pPr>
      <w:r w:rsidDel="00000000" w:rsidR="00000000" w:rsidRPr="00000000">
        <w:rPr>
          <w:rtl w:val="0"/>
        </w:rPr>
        <w:t xml:space="preserve">4. </w:t>
      </w:r>
      <w:r w:rsidDel="00000000" w:rsidR="00000000" w:rsidRPr="00000000">
        <w:rPr>
          <w:rtl w:val="0"/>
        </w:rPr>
        <w:t xml:space="preserve">Adaptive Learning pathway</w:t>
      </w:r>
      <w:r w:rsidDel="00000000" w:rsidR="00000000" w:rsidRPr="00000000">
        <w:rPr>
          <w:b w:val="0"/>
          <w:rtl w:val="0"/>
        </w:rPr>
        <w:t xml:space="preserve">: </w:t>
      </w:r>
      <w:r w:rsidDel="00000000" w:rsidR="00000000" w:rsidRPr="00000000">
        <w:rPr>
          <w:b w:val="0"/>
          <w:rtl w:val="0"/>
        </w:rPr>
        <w:t xml:space="preserve">To adjust learning content according to the specific needs and proficiency of the learner</w:t>
      </w:r>
    </w:p>
    <w:tbl>
      <w:tblPr>
        <w:tblStyle w:val="Table4"/>
        <w:tblW w:w="891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3960"/>
        <w:tblGridChange w:id="0">
          <w:tblGrid>
            <w:gridCol w:w="495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240" w:before="240" w:lineRule="auto"/>
              <w:ind w:left="0" w:firstLine="0"/>
              <w:jc w:val="both"/>
              <w:rPr>
                <w:b w:val="0"/>
              </w:rPr>
            </w:pPr>
            <w:r w:rsidDel="00000000" w:rsidR="00000000" w:rsidRPr="00000000">
              <w:rPr>
                <w:b w:val="0"/>
                <w:rtl w:val="0"/>
              </w:rPr>
              <w:t xml:space="preserve">User Stories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after="240" w:before="240" w:lineRule="auto"/>
              <w:ind w:left="0" w:firstLine="0"/>
              <w:jc w:val="both"/>
              <w:rPr>
                <w:b w:val="0"/>
              </w:rPr>
            </w:pPr>
            <w:r w:rsidDel="00000000" w:rsidR="00000000" w:rsidRPr="00000000">
              <w:rPr>
                <w:b w:val="0"/>
                <w:rtl w:val="0"/>
              </w:rPr>
              <w:t xml:space="preserve">Acceptance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As a learner, I want to take an initial assessment to see how proficient I am in a language so the game can adjust its difficulty accordingly.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both"/>
              <w:rPr>
                <w:b w:val="0"/>
              </w:rPr>
            </w:pPr>
            <w:r w:rsidDel="00000000" w:rsidR="00000000" w:rsidRPr="00000000">
              <w:rPr>
                <w:b w:val="0"/>
                <w:rtl w:val="0"/>
              </w:rPr>
              <w:t xml:space="preserve">The initial assessment should include all core language abilities (listening, and speaking) at varied levels of difficulty.</w:t>
            </w:r>
          </w:p>
          <w:p w:rsidR="00000000" w:rsidDel="00000000" w:rsidP="00000000" w:rsidRDefault="00000000" w:rsidRPr="00000000" w14:paraId="0000007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both"/>
              <w:rPr>
                <w:b w:val="0"/>
              </w:rPr>
            </w:pPr>
            <w:r w:rsidDel="00000000" w:rsidR="00000000" w:rsidRPr="00000000">
              <w:rPr>
                <w:b w:val="0"/>
                <w:rtl w:val="0"/>
              </w:rPr>
              <w:t xml:space="preserve">Learners receive a proficiency score and level after completing the assessment.</w:t>
            </w:r>
          </w:p>
          <w:p w:rsidR="00000000" w:rsidDel="00000000" w:rsidP="00000000" w:rsidRDefault="00000000" w:rsidRPr="00000000" w14:paraId="0000007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both"/>
              <w:rPr>
                <w:b w:val="0"/>
              </w:rPr>
            </w:pPr>
            <w:r w:rsidDel="00000000" w:rsidR="00000000" w:rsidRPr="00000000">
              <w:rPr>
                <w:b w:val="0"/>
                <w:rtl w:val="0"/>
              </w:rPr>
              <w:t xml:space="preserve">The game difficulty adjusts based on the learner's proficiency level.</w:t>
            </w:r>
          </w:p>
          <w:p w:rsidR="00000000" w:rsidDel="00000000" w:rsidP="00000000" w:rsidRDefault="00000000" w:rsidRPr="00000000" w14:paraId="0000007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both"/>
              <w:rPr>
                <w:b w:val="0"/>
              </w:rPr>
            </w:pPr>
            <w:r w:rsidDel="00000000" w:rsidR="00000000" w:rsidRPr="00000000">
              <w:rPr>
                <w:b w:val="0"/>
                <w:rtl w:val="0"/>
              </w:rPr>
              <w:t xml:space="preserve">Learners receive feedback on their performance in the </w:t>
            </w:r>
            <w:r w:rsidDel="00000000" w:rsidR="00000000" w:rsidRPr="00000000">
              <w:rPr>
                <w:b w:val="0"/>
                <w:rtl w:val="0"/>
              </w:rPr>
              <w:t xml:space="preserve">assessment</w:t>
            </w:r>
            <w:r w:rsidDel="00000000" w:rsidR="00000000" w:rsidRPr="00000000">
              <w:rPr>
                <w:b w:val="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As a learner, I want the system to provide me with additional practice exercises when I struggle with a specific 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numPr>
                <w:ilvl w:val="0"/>
                <w:numId w:val="9"/>
              </w:numPr>
              <w:spacing w:after="0" w:afterAutospacing="0" w:line="240" w:lineRule="auto"/>
              <w:ind w:left="425.19685039370046" w:hanging="360"/>
              <w:jc w:val="both"/>
              <w:rPr>
                <w:b w:val="0"/>
              </w:rPr>
            </w:pPr>
            <w:r w:rsidDel="00000000" w:rsidR="00000000" w:rsidRPr="00000000">
              <w:rPr>
                <w:b w:val="0"/>
                <w:rtl w:val="0"/>
              </w:rPr>
              <w:t xml:space="preserve">The system identifies words that learners struggle with.</w:t>
            </w:r>
          </w:p>
          <w:p w:rsidR="00000000" w:rsidDel="00000000" w:rsidP="00000000" w:rsidRDefault="00000000" w:rsidRPr="00000000" w14:paraId="00000077">
            <w:pPr>
              <w:widowControl w:val="0"/>
              <w:numPr>
                <w:ilvl w:val="0"/>
                <w:numId w:val="9"/>
              </w:numPr>
              <w:spacing w:after="0" w:afterAutospacing="0" w:before="0" w:beforeAutospacing="0" w:line="240" w:lineRule="auto"/>
              <w:ind w:left="425.19685039370046" w:hanging="360"/>
              <w:jc w:val="both"/>
              <w:rPr>
                <w:b w:val="0"/>
              </w:rPr>
            </w:pPr>
            <w:r w:rsidDel="00000000" w:rsidR="00000000" w:rsidRPr="00000000">
              <w:rPr>
                <w:b w:val="0"/>
                <w:rtl w:val="0"/>
              </w:rPr>
              <w:t xml:space="preserve">Learners receive targeted practice exercises for flagged words.</w:t>
            </w:r>
          </w:p>
          <w:p w:rsidR="00000000" w:rsidDel="00000000" w:rsidP="00000000" w:rsidRDefault="00000000" w:rsidRPr="00000000" w14:paraId="00000078">
            <w:pPr>
              <w:widowControl w:val="0"/>
              <w:numPr>
                <w:ilvl w:val="0"/>
                <w:numId w:val="9"/>
              </w:numPr>
              <w:spacing w:before="0" w:beforeAutospacing="0" w:line="240" w:lineRule="auto"/>
              <w:ind w:left="425.19685039370046" w:hanging="360"/>
              <w:jc w:val="both"/>
              <w:rPr>
                <w:b w:val="0"/>
              </w:rPr>
            </w:pPr>
            <w:r w:rsidDel="00000000" w:rsidR="00000000" w:rsidRPr="00000000">
              <w:rPr>
                <w:b w:val="0"/>
                <w:rtl w:val="0"/>
              </w:rPr>
              <w:t xml:space="preserve">The system tracks progress on previously flagged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As a learner, I want the difficulty of my learning exercises to adjust automatically based on my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numPr>
                <w:ilvl w:val="0"/>
                <w:numId w:val="8"/>
              </w:numPr>
              <w:spacing w:after="0" w:afterAutospacing="0" w:line="240" w:lineRule="auto"/>
              <w:ind w:left="425.19685039370046" w:hanging="360"/>
              <w:jc w:val="both"/>
              <w:rPr>
                <w:b w:val="0"/>
              </w:rPr>
            </w:pPr>
            <w:r w:rsidDel="00000000" w:rsidR="00000000" w:rsidRPr="00000000">
              <w:rPr>
                <w:b w:val="0"/>
                <w:rtl w:val="0"/>
              </w:rPr>
              <w:t xml:space="preserve">The system dynamically adjusts the difficulty of exercises based on learner performance.</w:t>
            </w:r>
          </w:p>
          <w:p w:rsidR="00000000" w:rsidDel="00000000" w:rsidP="00000000" w:rsidRDefault="00000000" w:rsidRPr="00000000" w14:paraId="0000007B">
            <w:pPr>
              <w:widowControl w:val="0"/>
              <w:numPr>
                <w:ilvl w:val="0"/>
                <w:numId w:val="8"/>
              </w:numPr>
              <w:spacing w:after="0" w:afterAutospacing="0" w:before="0" w:beforeAutospacing="0" w:line="240" w:lineRule="auto"/>
              <w:ind w:left="425.19685039370046" w:hanging="360"/>
              <w:jc w:val="both"/>
              <w:rPr>
                <w:b w:val="0"/>
              </w:rPr>
            </w:pPr>
            <w:r w:rsidDel="00000000" w:rsidR="00000000" w:rsidRPr="00000000">
              <w:rPr>
                <w:b w:val="0"/>
                <w:rtl w:val="0"/>
              </w:rPr>
              <w:t xml:space="preserve">Learners receive immediate feedback on their performance.</w:t>
            </w:r>
          </w:p>
          <w:p w:rsidR="00000000" w:rsidDel="00000000" w:rsidP="00000000" w:rsidRDefault="00000000" w:rsidRPr="00000000" w14:paraId="0000007C">
            <w:pPr>
              <w:widowControl w:val="0"/>
              <w:numPr>
                <w:ilvl w:val="0"/>
                <w:numId w:val="8"/>
              </w:numPr>
              <w:spacing w:before="0" w:beforeAutospacing="0" w:line="240" w:lineRule="auto"/>
              <w:ind w:left="425.19685039370046" w:hanging="360"/>
              <w:jc w:val="both"/>
              <w:rPr>
                <w:b w:val="0"/>
              </w:rPr>
            </w:pPr>
            <w:r w:rsidDel="00000000" w:rsidR="00000000" w:rsidRPr="00000000">
              <w:rPr>
                <w:b w:val="0"/>
                <w:rtl w:val="0"/>
              </w:rPr>
              <w:t xml:space="preserve">The system provides notifications or indicators when the difficulty level 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As a learner, I would like to receive personalised learning tasks that target my specific weaknesses and learning goals.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numPr>
                <w:ilvl w:val="0"/>
                <w:numId w:val="10"/>
              </w:numPr>
              <w:spacing w:after="0" w:afterAutospacing="0" w:line="240" w:lineRule="auto"/>
              <w:ind w:left="425.19685039370046" w:hanging="360"/>
              <w:jc w:val="both"/>
              <w:rPr>
                <w:b w:val="0"/>
              </w:rPr>
            </w:pPr>
            <w:r w:rsidDel="00000000" w:rsidR="00000000" w:rsidRPr="00000000">
              <w:rPr>
                <w:b w:val="0"/>
                <w:rtl w:val="0"/>
              </w:rPr>
              <w:t xml:space="preserve">The system should keep track of the learner's specific learning goals and weaknesses.</w:t>
            </w:r>
          </w:p>
          <w:p w:rsidR="00000000" w:rsidDel="00000000" w:rsidP="00000000" w:rsidRDefault="00000000" w:rsidRPr="00000000" w14:paraId="0000007F">
            <w:pPr>
              <w:widowControl w:val="0"/>
              <w:numPr>
                <w:ilvl w:val="0"/>
                <w:numId w:val="10"/>
              </w:numPr>
              <w:spacing w:after="0" w:afterAutospacing="0" w:before="0" w:beforeAutospacing="0" w:line="240" w:lineRule="auto"/>
              <w:ind w:left="425.19685039370046" w:hanging="360"/>
              <w:jc w:val="both"/>
              <w:rPr>
                <w:b w:val="0"/>
              </w:rPr>
            </w:pPr>
            <w:r w:rsidDel="00000000" w:rsidR="00000000" w:rsidRPr="00000000">
              <w:rPr>
                <w:b w:val="0"/>
                <w:rtl w:val="0"/>
              </w:rPr>
              <w:t xml:space="preserve">The system generates personalised learning tasks based on this.</w:t>
            </w:r>
          </w:p>
          <w:p w:rsidR="00000000" w:rsidDel="00000000" w:rsidP="00000000" w:rsidRDefault="00000000" w:rsidRPr="00000000" w14:paraId="00000080">
            <w:pPr>
              <w:widowControl w:val="0"/>
              <w:numPr>
                <w:ilvl w:val="0"/>
                <w:numId w:val="10"/>
              </w:numPr>
              <w:spacing w:before="0" w:beforeAutospacing="0" w:line="240" w:lineRule="auto"/>
              <w:ind w:left="425.19685039370046" w:hanging="360"/>
              <w:jc w:val="both"/>
              <w:rPr>
                <w:b w:val="0"/>
              </w:rPr>
            </w:pPr>
            <w:r w:rsidDel="00000000" w:rsidR="00000000" w:rsidRPr="00000000">
              <w:rPr>
                <w:b w:val="0"/>
                <w:rtl w:val="0"/>
              </w:rPr>
              <w:t xml:space="preserve">Learners receive regular updates on their progress towards their learning goals.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As a learner, I want to be able to set my own learning goals, such as focusing on a specific area of vocabulary or improving my conversational fluency.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numPr>
                <w:ilvl w:val="0"/>
                <w:numId w:val="29"/>
              </w:numPr>
              <w:spacing w:after="0" w:afterAutospacing="0" w:line="240" w:lineRule="auto"/>
              <w:ind w:left="425.19685039370046" w:hanging="360"/>
              <w:jc w:val="both"/>
              <w:rPr>
                <w:b w:val="0"/>
              </w:rPr>
            </w:pPr>
            <w:r w:rsidDel="00000000" w:rsidR="00000000" w:rsidRPr="00000000">
              <w:rPr>
                <w:b w:val="0"/>
                <w:rtl w:val="0"/>
              </w:rPr>
              <w:t xml:space="preserve">Learners can set specific, measurable learning goals within the system.</w:t>
            </w:r>
          </w:p>
          <w:p w:rsidR="00000000" w:rsidDel="00000000" w:rsidP="00000000" w:rsidRDefault="00000000" w:rsidRPr="00000000" w14:paraId="00000083">
            <w:pPr>
              <w:widowControl w:val="0"/>
              <w:numPr>
                <w:ilvl w:val="0"/>
                <w:numId w:val="29"/>
              </w:numPr>
              <w:spacing w:after="0" w:afterAutospacing="0" w:before="0" w:beforeAutospacing="0" w:line="240" w:lineRule="auto"/>
              <w:ind w:left="425.19685039370046" w:hanging="360"/>
              <w:jc w:val="both"/>
              <w:rPr>
                <w:b w:val="0"/>
              </w:rPr>
            </w:pPr>
            <w:r w:rsidDel="00000000" w:rsidR="00000000" w:rsidRPr="00000000">
              <w:rPr>
                <w:b w:val="0"/>
                <w:rtl w:val="0"/>
              </w:rPr>
              <w:t xml:space="preserve">The system offers suggestions for achievable goals based on the learner's proficiency level.</w:t>
            </w:r>
          </w:p>
          <w:p w:rsidR="00000000" w:rsidDel="00000000" w:rsidP="00000000" w:rsidRDefault="00000000" w:rsidRPr="00000000" w14:paraId="00000084">
            <w:pPr>
              <w:widowControl w:val="0"/>
              <w:numPr>
                <w:ilvl w:val="0"/>
                <w:numId w:val="29"/>
              </w:numPr>
              <w:spacing w:after="0" w:afterAutospacing="0" w:before="0" w:beforeAutospacing="0" w:line="240" w:lineRule="auto"/>
              <w:ind w:left="425.19685039370046" w:hanging="360"/>
              <w:jc w:val="both"/>
              <w:rPr>
                <w:b w:val="0"/>
              </w:rPr>
            </w:pPr>
            <w:r w:rsidDel="00000000" w:rsidR="00000000" w:rsidRPr="00000000">
              <w:rPr>
                <w:b w:val="0"/>
                <w:rtl w:val="0"/>
              </w:rPr>
              <w:t xml:space="preserve">Learners receive customised learning activities aligned with their goals.</w:t>
            </w:r>
          </w:p>
          <w:p w:rsidR="00000000" w:rsidDel="00000000" w:rsidP="00000000" w:rsidRDefault="00000000" w:rsidRPr="00000000" w14:paraId="00000085">
            <w:pPr>
              <w:widowControl w:val="0"/>
              <w:numPr>
                <w:ilvl w:val="0"/>
                <w:numId w:val="29"/>
              </w:numPr>
              <w:spacing w:before="0" w:beforeAutospacing="0" w:line="240" w:lineRule="auto"/>
              <w:ind w:left="425.19685039370046" w:hanging="360"/>
              <w:jc w:val="both"/>
              <w:rPr>
                <w:b w:val="0"/>
              </w:rPr>
            </w:pPr>
            <w:r w:rsidDel="00000000" w:rsidR="00000000" w:rsidRPr="00000000">
              <w:rPr>
                <w:b w:val="0"/>
                <w:rtl w:val="0"/>
              </w:rPr>
              <w:t xml:space="preserve">The system tracks progress towards each goal and provides regular updates.</w:t>
            </w:r>
          </w:p>
        </w:tc>
      </w:tr>
    </w:tbl>
    <w:p w:rsidR="00000000" w:rsidDel="00000000" w:rsidP="00000000" w:rsidRDefault="00000000" w:rsidRPr="00000000" w14:paraId="00000086">
      <w:pPr>
        <w:spacing w:after="240" w:before="240" w:lineRule="auto"/>
        <w:ind w:left="0" w:firstLine="0"/>
        <w:jc w:val="both"/>
        <w:rPr>
          <w:b w:val="0"/>
        </w:rPr>
      </w:pPr>
      <w:r w:rsidDel="00000000" w:rsidR="00000000" w:rsidRPr="00000000">
        <w:rPr>
          <w:rtl w:val="0"/>
        </w:rPr>
      </w:r>
    </w:p>
    <w:p w:rsidR="00000000" w:rsidDel="00000000" w:rsidP="00000000" w:rsidRDefault="00000000" w:rsidRPr="00000000" w14:paraId="00000087">
      <w:pPr>
        <w:spacing w:after="240" w:before="240" w:lineRule="auto"/>
        <w:ind w:left="425.19685039370046" w:firstLine="0"/>
        <w:jc w:val="both"/>
        <w:rPr>
          <w:b w:val="0"/>
        </w:rPr>
      </w:pPr>
      <w:r w:rsidDel="00000000" w:rsidR="00000000" w:rsidRPr="00000000">
        <w:rPr>
          <w:rtl w:val="0"/>
        </w:rPr>
        <w:t xml:space="preserve">5.</w:t>
        <w:tab/>
      </w:r>
      <w:r w:rsidDel="00000000" w:rsidR="00000000" w:rsidRPr="00000000">
        <w:rPr>
          <w:rtl w:val="0"/>
        </w:rPr>
        <w:t xml:space="preserve">Progress Tracking</w:t>
      </w:r>
      <w:r w:rsidDel="00000000" w:rsidR="00000000" w:rsidRPr="00000000">
        <w:rPr>
          <w:b w:val="0"/>
          <w:rtl w:val="0"/>
        </w:rPr>
        <w:t xml:space="preserve">: </w:t>
      </w:r>
      <w:r w:rsidDel="00000000" w:rsidR="00000000" w:rsidRPr="00000000">
        <w:rPr>
          <w:b w:val="0"/>
          <w:rtl w:val="0"/>
        </w:rPr>
        <w:t xml:space="preserve">To track the </w:t>
      </w:r>
      <w:r w:rsidDel="00000000" w:rsidR="00000000" w:rsidRPr="00000000">
        <w:rPr>
          <w:b w:val="0"/>
          <w:rtl w:val="0"/>
        </w:rPr>
        <w:t xml:space="preserve">user’s</w:t>
      </w:r>
      <w:r w:rsidDel="00000000" w:rsidR="00000000" w:rsidRPr="00000000">
        <w:rPr>
          <w:b w:val="0"/>
          <w:rtl w:val="0"/>
        </w:rPr>
        <w:t xml:space="preserve"> improvement over time.</w:t>
      </w:r>
    </w:p>
    <w:tbl>
      <w:tblPr>
        <w:tblStyle w:val="Table5"/>
        <w:tblW w:w="8925.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5"/>
        <w:gridCol w:w="3960"/>
        <w:tblGridChange w:id="0">
          <w:tblGrid>
            <w:gridCol w:w="4965"/>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Acceptance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ind w:left="0" w:firstLine="0"/>
              <w:jc w:val="both"/>
              <w:rPr>
                <w:b w:val="0"/>
              </w:rPr>
            </w:pPr>
            <w:r w:rsidDel="00000000" w:rsidR="00000000" w:rsidRPr="00000000">
              <w:rPr>
                <w:b w:val="0"/>
                <w:rtl w:val="0"/>
              </w:rPr>
              <w:t xml:space="preserve">As a user, I want a tracking feature that includes reminders and notifications for practice tasks to help me maintain consistency in my learning routine.</w:t>
            </w:r>
            <w:r w:rsidDel="00000000" w:rsidR="00000000" w:rsidRPr="00000000">
              <w:rPr>
                <w:rtl w:val="0"/>
              </w:rPr>
            </w:r>
          </w:p>
          <w:p w:rsidR="00000000" w:rsidDel="00000000" w:rsidP="00000000" w:rsidRDefault="00000000" w:rsidRPr="00000000" w14:paraId="0000008B">
            <w:pPr>
              <w:widowControl w:val="0"/>
              <w:spacing w:line="240" w:lineRule="auto"/>
              <w:jc w:val="both"/>
              <w:rPr>
                <w:b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numPr>
                <w:ilvl w:val="0"/>
                <w:numId w:val="14"/>
              </w:numPr>
              <w:spacing w:after="0" w:afterAutospacing="0" w:line="240" w:lineRule="auto"/>
              <w:ind w:left="425.19685039370046" w:hanging="360"/>
              <w:jc w:val="both"/>
              <w:rPr>
                <w:b w:val="0"/>
              </w:rPr>
            </w:pPr>
            <w:r w:rsidDel="00000000" w:rsidR="00000000" w:rsidRPr="00000000">
              <w:rPr>
                <w:b w:val="0"/>
                <w:rtl w:val="0"/>
              </w:rPr>
              <w:t xml:space="preserve">The system sends reminders and notifications for scheduled language learning sessions and tasks.</w:t>
            </w:r>
          </w:p>
          <w:p w:rsidR="00000000" w:rsidDel="00000000" w:rsidP="00000000" w:rsidRDefault="00000000" w:rsidRPr="00000000" w14:paraId="0000008D">
            <w:pPr>
              <w:widowControl w:val="0"/>
              <w:numPr>
                <w:ilvl w:val="0"/>
                <w:numId w:val="14"/>
              </w:numPr>
              <w:spacing w:after="0" w:afterAutospacing="0" w:before="0" w:beforeAutospacing="0" w:line="240" w:lineRule="auto"/>
              <w:ind w:left="425.19685039370046" w:hanging="360"/>
              <w:jc w:val="both"/>
              <w:rPr>
                <w:b w:val="0"/>
              </w:rPr>
            </w:pPr>
            <w:r w:rsidDel="00000000" w:rsidR="00000000" w:rsidRPr="00000000">
              <w:rPr>
                <w:b w:val="0"/>
                <w:rtl w:val="0"/>
              </w:rPr>
              <w:t xml:space="preserve">Users can customise notification settings, including frequency and type.</w:t>
            </w:r>
          </w:p>
          <w:p w:rsidR="00000000" w:rsidDel="00000000" w:rsidP="00000000" w:rsidRDefault="00000000" w:rsidRPr="00000000" w14:paraId="0000008E">
            <w:pPr>
              <w:widowControl w:val="0"/>
              <w:numPr>
                <w:ilvl w:val="0"/>
                <w:numId w:val="14"/>
              </w:numPr>
              <w:spacing w:after="0" w:afterAutospacing="0" w:before="0" w:beforeAutospacing="0" w:line="240" w:lineRule="auto"/>
              <w:ind w:left="425.19685039370046" w:hanging="360"/>
              <w:jc w:val="both"/>
              <w:rPr>
                <w:b w:val="0"/>
              </w:rPr>
            </w:pPr>
            <w:r w:rsidDel="00000000" w:rsidR="00000000" w:rsidRPr="00000000">
              <w:rPr>
                <w:b w:val="0"/>
                <w:rtl w:val="0"/>
              </w:rPr>
              <w:t xml:space="preserve">The system alerts users about upcoming challenges and activities.</w:t>
            </w:r>
          </w:p>
          <w:p w:rsidR="00000000" w:rsidDel="00000000" w:rsidP="00000000" w:rsidRDefault="00000000" w:rsidRPr="00000000" w14:paraId="0000008F">
            <w:pPr>
              <w:widowControl w:val="0"/>
              <w:numPr>
                <w:ilvl w:val="0"/>
                <w:numId w:val="14"/>
              </w:numPr>
              <w:spacing w:before="0" w:beforeAutospacing="0" w:line="240" w:lineRule="auto"/>
              <w:ind w:left="425.19685039370046" w:hanging="360"/>
              <w:jc w:val="both"/>
              <w:rPr>
                <w:b w:val="0"/>
              </w:rPr>
            </w:pPr>
            <w:r w:rsidDel="00000000" w:rsidR="00000000" w:rsidRPr="00000000">
              <w:rPr>
                <w:b w:val="0"/>
                <w:rtl w:val="0"/>
              </w:rPr>
              <w:t xml:space="preserve">Notification history is accessible for users to review past reminders.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ind w:left="0" w:firstLine="0"/>
              <w:jc w:val="both"/>
              <w:rPr>
                <w:b w:val="0"/>
              </w:rPr>
            </w:pPr>
            <w:r w:rsidDel="00000000" w:rsidR="00000000" w:rsidRPr="00000000">
              <w:rPr>
                <w:b w:val="0"/>
                <w:rtl w:val="0"/>
              </w:rPr>
              <w:t xml:space="preserve">As a user I want to see charts, and badges that show my learning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numPr>
                <w:ilvl w:val="0"/>
                <w:numId w:val="19"/>
              </w:numPr>
              <w:spacing w:after="0" w:afterAutospacing="0" w:line="240" w:lineRule="auto"/>
              <w:ind w:left="425.19685039370046" w:hanging="360"/>
              <w:jc w:val="both"/>
              <w:rPr>
                <w:b w:val="0"/>
              </w:rPr>
            </w:pPr>
            <w:r w:rsidDel="00000000" w:rsidR="00000000" w:rsidRPr="00000000">
              <w:rPr>
                <w:b w:val="0"/>
                <w:rtl w:val="0"/>
              </w:rPr>
              <w:t xml:space="preserve">The system displays progress charts for different language tasks.</w:t>
            </w:r>
          </w:p>
          <w:p w:rsidR="00000000" w:rsidDel="00000000" w:rsidP="00000000" w:rsidRDefault="00000000" w:rsidRPr="00000000" w14:paraId="00000092">
            <w:pPr>
              <w:widowControl w:val="0"/>
              <w:numPr>
                <w:ilvl w:val="0"/>
                <w:numId w:val="19"/>
              </w:numPr>
              <w:spacing w:after="0" w:afterAutospacing="0" w:before="0" w:beforeAutospacing="0" w:line="240" w:lineRule="auto"/>
              <w:ind w:left="425.19685039370046" w:hanging="360"/>
              <w:jc w:val="both"/>
              <w:rPr>
                <w:b w:val="0"/>
              </w:rPr>
            </w:pPr>
            <w:r w:rsidDel="00000000" w:rsidR="00000000" w:rsidRPr="00000000">
              <w:rPr>
                <w:b w:val="0"/>
                <w:rtl w:val="0"/>
              </w:rPr>
              <w:t xml:space="preserve">Users earn achievement badges for reaching specific milestones.</w:t>
            </w:r>
          </w:p>
          <w:p w:rsidR="00000000" w:rsidDel="00000000" w:rsidP="00000000" w:rsidRDefault="00000000" w:rsidRPr="00000000" w14:paraId="00000093">
            <w:pPr>
              <w:widowControl w:val="0"/>
              <w:numPr>
                <w:ilvl w:val="0"/>
                <w:numId w:val="19"/>
              </w:numPr>
              <w:spacing w:after="0" w:afterAutospacing="0" w:before="0" w:beforeAutospacing="0" w:line="240" w:lineRule="auto"/>
              <w:ind w:left="425.19685039370046" w:hanging="360"/>
              <w:jc w:val="both"/>
              <w:rPr>
                <w:b w:val="0"/>
              </w:rPr>
            </w:pPr>
            <w:r w:rsidDel="00000000" w:rsidR="00000000" w:rsidRPr="00000000">
              <w:rPr>
                <w:b w:val="0"/>
                <w:rtl w:val="0"/>
              </w:rPr>
              <w:t xml:space="preserve">The system celebrates milestones with animations.</w:t>
            </w:r>
          </w:p>
          <w:p w:rsidR="00000000" w:rsidDel="00000000" w:rsidP="00000000" w:rsidRDefault="00000000" w:rsidRPr="00000000" w14:paraId="00000094">
            <w:pPr>
              <w:widowControl w:val="0"/>
              <w:numPr>
                <w:ilvl w:val="0"/>
                <w:numId w:val="19"/>
              </w:numPr>
              <w:spacing w:before="0" w:beforeAutospacing="0" w:line="240" w:lineRule="auto"/>
              <w:ind w:left="425.19685039370046" w:hanging="360"/>
              <w:jc w:val="both"/>
              <w:rPr>
                <w:b w:val="0"/>
              </w:rPr>
            </w:pPr>
            <w:r w:rsidDel="00000000" w:rsidR="00000000" w:rsidRPr="00000000">
              <w:rPr>
                <w:b w:val="0"/>
                <w:rtl w:val="0"/>
              </w:rPr>
              <w:t xml:space="preserve">Progress visuals are easily accessible from the user 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ind w:left="0" w:firstLine="0"/>
              <w:jc w:val="both"/>
              <w:rPr>
                <w:b w:val="0"/>
              </w:rPr>
            </w:pPr>
            <w:r w:rsidDel="00000000" w:rsidR="00000000" w:rsidRPr="00000000">
              <w:rPr>
                <w:b w:val="0"/>
                <w:rtl w:val="0"/>
              </w:rPr>
              <w:t xml:space="preserve">As a user, I want to track my daily learning activities, such as completed lessons and learned vocabulary.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numPr>
                <w:ilvl w:val="0"/>
                <w:numId w:val="21"/>
              </w:numPr>
              <w:spacing w:after="0" w:afterAutospacing="0" w:line="240" w:lineRule="auto"/>
              <w:ind w:left="425.19685039370046" w:hanging="360"/>
              <w:jc w:val="both"/>
              <w:rPr>
                <w:b w:val="0"/>
              </w:rPr>
            </w:pPr>
            <w:r w:rsidDel="00000000" w:rsidR="00000000" w:rsidRPr="00000000">
              <w:rPr>
                <w:b w:val="0"/>
                <w:rtl w:val="0"/>
              </w:rPr>
              <w:t xml:space="preserve">The system logs daily language learning activities, including lessons, vocabulary, and grammar exercises.</w:t>
            </w:r>
          </w:p>
          <w:p w:rsidR="00000000" w:rsidDel="00000000" w:rsidP="00000000" w:rsidRDefault="00000000" w:rsidRPr="00000000" w14:paraId="00000097">
            <w:pPr>
              <w:widowControl w:val="0"/>
              <w:numPr>
                <w:ilvl w:val="0"/>
                <w:numId w:val="21"/>
              </w:numPr>
              <w:spacing w:after="0" w:afterAutospacing="0" w:before="0" w:beforeAutospacing="0" w:line="240" w:lineRule="auto"/>
              <w:ind w:left="425.19685039370046" w:hanging="360"/>
              <w:jc w:val="both"/>
              <w:rPr>
                <w:b w:val="0"/>
              </w:rPr>
            </w:pPr>
            <w:r w:rsidDel="00000000" w:rsidR="00000000" w:rsidRPr="00000000">
              <w:rPr>
                <w:b w:val="0"/>
                <w:rtl w:val="0"/>
              </w:rPr>
              <w:t xml:space="preserve">Users can view a summary of their daily activities.</w:t>
            </w:r>
          </w:p>
          <w:p w:rsidR="00000000" w:rsidDel="00000000" w:rsidP="00000000" w:rsidRDefault="00000000" w:rsidRPr="00000000" w14:paraId="00000098">
            <w:pPr>
              <w:widowControl w:val="0"/>
              <w:numPr>
                <w:ilvl w:val="0"/>
                <w:numId w:val="21"/>
              </w:numPr>
              <w:spacing w:after="0" w:afterAutospacing="0" w:before="0" w:beforeAutospacing="0" w:line="240" w:lineRule="auto"/>
              <w:ind w:left="425.19685039370046" w:hanging="360"/>
              <w:jc w:val="both"/>
              <w:rPr>
                <w:b w:val="0"/>
              </w:rPr>
            </w:pPr>
            <w:r w:rsidDel="00000000" w:rsidR="00000000" w:rsidRPr="00000000">
              <w:rPr>
                <w:b w:val="0"/>
                <w:rtl w:val="0"/>
              </w:rPr>
              <w:t xml:space="preserve">The system highlights key accomplishments and areas for improvement.</w:t>
            </w:r>
          </w:p>
          <w:p w:rsidR="00000000" w:rsidDel="00000000" w:rsidP="00000000" w:rsidRDefault="00000000" w:rsidRPr="00000000" w14:paraId="00000099">
            <w:pPr>
              <w:widowControl w:val="0"/>
              <w:numPr>
                <w:ilvl w:val="0"/>
                <w:numId w:val="21"/>
              </w:numPr>
              <w:spacing w:before="0" w:beforeAutospacing="0" w:line="240" w:lineRule="auto"/>
              <w:ind w:left="425.19685039370046" w:hanging="360"/>
              <w:jc w:val="both"/>
              <w:rPr>
                <w:b w:val="0"/>
              </w:rPr>
            </w:pPr>
            <w:r w:rsidDel="00000000" w:rsidR="00000000" w:rsidRPr="00000000">
              <w:rPr>
                <w:b w:val="0"/>
                <w:rtl w:val="0"/>
              </w:rPr>
              <w:t xml:space="preserve">Activity tracking is accessible from the user dashboard.</w:t>
            </w:r>
          </w:p>
        </w:tc>
      </w:tr>
    </w:tbl>
    <w:p w:rsidR="00000000" w:rsidDel="00000000" w:rsidP="00000000" w:rsidRDefault="00000000" w:rsidRPr="00000000" w14:paraId="0000009A">
      <w:pPr>
        <w:spacing w:after="240" w:before="240" w:lineRule="auto"/>
        <w:ind w:left="0" w:firstLine="0"/>
        <w:jc w:val="both"/>
        <w:rPr>
          <w:b w:val="0"/>
        </w:rPr>
      </w:pPr>
      <w:r w:rsidDel="00000000" w:rsidR="00000000" w:rsidRPr="00000000">
        <w:rPr>
          <w:rtl w:val="0"/>
        </w:rPr>
      </w:r>
    </w:p>
    <w:p w:rsidR="00000000" w:rsidDel="00000000" w:rsidP="00000000" w:rsidRDefault="00000000" w:rsidRPr="00000000" w14:paraId="0000009B">
      <w:pPr>
        <w:spacing w:after="240" w:before="240" w:lineRule="auto"/>
        <w:ind w:left="425.19685039370046" w:firstLine="0"/>
        <w:jc w:val="both"/>
        <w:rPr>
          <w:b w:val="0"/>
        </w:rPr>
      </w:pPr>
      <w:r w:rsidDel="00000000" w:rsidR="00000000" w:rsidRPr="00000000">
        <w:rPr>
          <w:rtl w:val="0"/>
        </w:rPr>
        <w:t xml:space="preserve">6.</w:t>
        <w:tab/>
      </w:r>
      <w:r w:rsidDel="00000000" w:rsidR="00000000" w:rsidRPr="00000000">
        <w:rPr>
          <w:rtl w:val="0"/>
        </w:rPr>
        <w:t xml:space="preserve">Personalised Assistance</w:t>
      </w:r>
      <w:r w:rsidDel="00000000" w:rsidR="00000000" w:rsidRPr="00000000">
        <w:rPr>
          <w:b w:val="0"/>
          <w:rtl w:val="0"/>
        </w:rPr>
        <w:t xml:space="preserve">: </w:t>
      </w:r>
      <w:r w:rsidDel="00000000" w:rsidR="00000000" w:rsidRPr="00000000">
        <w:rPr>
          <w:b w:val="0"/>
          <w:rtl w:val="0"/>
        </w:rPr>
        <w:t xml:space="preserve">To give suggestions and memory aids for improving performance, and </w:t>
      </w:r>
      <w:r w:rsidDel="00000000" w:rsidR="00000000" w:rsidRPr="00000000">
        <w:rPr>
          <w:b w:val="0"/>
          <w:rtl w:val="0"/>
        </w:rPr>
        <w:t xml:space="preserve">correcting</w:t>
      </w:r>
      <w:r w:rsidDel="00000000" w:rsidR="00000000" w:rsidRPr="00000000">
        <w:rPr>
          <w:b w:val="0"/>
          <w:rtl w:val="0"/>
        </w:rPr>
        <w:t xml:space="preserve"> errors.</w:t>
      </w:r>
    </w:p>
    <w:tbl>
      <w:tblPr>
        <w:tblStyle w:val="Table6"/>
        <w:tblW w:w="9195.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5"/>
        <w:gridCol w:w="4230"/>
        <w:tblGridChange w:id="0">
          <w:tblGrid>
            <w:gridCol w:w="4965"/>
            <w:gridCol w:w="4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Acceptance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ind w:left="0" w:firstLine="0"/>
              <w:jc w:val="both"/>
              <w:rPr>
                <w:b w:val="0"/>
                <w:sz w:val="16"/>
                <w:szCs w:val="16"/>
              </w:rPr>
            </w:pPr>
            <w:r w:rsidDel="00000000" w:rsidR="00000000" w:rsidRPr="00000000">
              <w:rPr>
                <w:b w:val="0"/>
                <w:rtl w:val="0"/>
              </w:rPr>
              <w:t xml:space="preserve">As a learner, I want to receive personalised grammar hints and exercises based on my frequent mistakes, so that I can improve my accuracy and fluency more effectively.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numPr>
                <w:ilvl w:val="0"/>
                <w:numId w:val="25"/>
              </w:numPr>
              <w:spacing w:after="0" w:afterAutospacing="0"/>
              <w:ind w:left="425.19685039370046" w:hanging="360"/>
              <w:jc w:val="both"/>
              <w:rPr>
                <w:b w:val="0"/>
              </w:rPr>
            </w:pPr>
            <w:r w:rsidDel="00000000" w:rsidR="00000000" w:rsidRPr="00000000">
              <w:rPr>
                <w:b w:val="0"/>
                <w:rtl w:val="0"/>
              </w:rPr>
              <w:t xml:space="preserve">The system identifies frequent grammar mistakes made by the learner.</w:t>
            </w:r>
          </w:p>
          <w:p w:rsidR="00000000" w:rsidDel="00000000" w:rsidP="00000000" w:rsidRDefault="00000000" w:rsidRPr="00000000" w14:paraId="000000A0">
            <w:pPr>
              <w:numPr>
                <w:ilvl w:val="0"/>
                <w:numId w:val="25"/>
              </w:numPr>
              <w:spacing w:before="0" w:beforeAutospacing="0"/>
              <w:ind w:left="425.19685039370046" w:hanging="360"/>
              <w:jc w:val="both"/>
              <w:rPr>
                <w:b w:val="0"/>
              </w:rPr>
            </w:pPr>
            <w:r w:rsidDel="00000000" w:rsidR="00000000" w:rsidRPr="00000000">
              <w:rPr>
                <w:b w:val="0"/>
                <w:rtl w:val="0"/>
              </w:rPr>
              <w:t xml:space="preserve">Personalised grammar hints and exercises are generated based on these mistakes.</w:t>
            </w:r>
            <w:r w:rsidDel="00000000" w:rsidR="00000000" w:rsidRPr="00000000">
              <w:rPr>
                <w:rtl w:val="0"/>
              </w:rPr>
            </w:r>
          </w:p>
        </w:tc>
      </w:tr>
    </w:tbl>
    <w:p w:rsidR="00000000" w:rsidDel="00000000" w:rsidP="00000000" w:rsidRDefault="00000000" w:rsidRPr="00000000" w14:paraId="000000A1">
      <w:pPr>
        <w:pStyle w:val="Subtitle"/>
        <w:rPr>
          <w:b w:val="0"/>
        </w:rPr>
      </w:pPr>
      <w:bookmarkStart w:colFirst="0" w:colLast="0" w:name="_9k8ahr2r2scn" w:id="9"/>
      <w:bookmarkEnd w:id="9"/>
      <w:r w:rsidDel="00000000" w:rsidR="00000000" w:rsidRPr="00000000">
        <w:rPr>
          <w:rtl w:val="0"/>
        </w:rPr>
      </w:r>
    </w:p>
    <w:p w:rsidR="00000000" w:rsidDel="00000000" w:rsidP="00000000" w:rsidRDefault="00000000" w:rsidRPr="00000000" w14:paraId="000000A2">
      <w:pPr>
        <w:pStyle w:val="Subtitle"/>
        <w:ind w:left="425.19685039370086" w:firstLine="0"/>
        <w:rPr>
          <w:b w:val="0"/>
        </w:rPr>
      </w:pPr>
      <w:bookmarkStart w:colFirst="0" w:colLast="0" w:name="_lpfy47mt4q8x" w:id="10"/>
      <w:bookmarkEnd w:id="10"/>
      <w:r w:rsidDel="00000000" w:rsidR="00000000" w:rsidRPr="00000000">
        <w:rPr>
          <w:rtl w:val="0"/>
        </w:rPr>
        <w:t xml:space="preserve">7.</w:t>
        <w:tab/>
        <w:t xml:space="preserve">Gamification</w:t>
      </w:r>
      <w:r w:rsidDel="00000000" w:rsidR="00000000" w:rsidRPr="00000000">
        <w:rPr>
          <w:b w:val="0"/>
          <w:rtl w:val="0"/>
        </w:rPr>
        <w:t xml:space="preserve">: To enhance the learning experience by making it more engaging through challenges and rewards.</w:t>
      </w:r>
    </w:p>
    <w:tbl>
      <w:tblPr>
        <w:tblStyle w:val="Table7"/>
        <w:tblW w:w="931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55"/>
        <w:gridCol w:w="4260"/>
        <w:tblGridChange w:id="0">
          <w:tblGrid>
            <w:gridCol w:w="5055"/>
            <w:gridCol w:w="4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ind w:left="0" w:firstLine="0"/>
              <w:jc w:val="both"/>
              <w:rPr>
                <w:b w:val="0"/>
              </w:rPr>
            </w:pPr>
            <w:r w:rsidDel="00000000" w:rsidR="00000000" w:rsidRPr="00000000">
              <w:rPr>
                <w:b w:val="0"/>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ind w:left="0" w:firstLine="0"/>
              <w:jc w:val="both"/>
              <w:rPr>
                <w:b w:val="0"/>
              </w:rPr>
            </w:pPr>
            <w:r w:rsidDel="00000000" w:rsidR="00000000" w:rsidRPr="00000000">
              <w:rPr>
                <w:b w:val="0"/>
                <w:rtl w:val="0"/>
              </w:rPr>
              <w:t xml:space="preserve">Acceptance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ind w:left="0" w:firstLine="0"/>
              <w:jc w:val="both"/>
              <w:rPr>
                <w:b w:val="0"/>
                <w:sz w:val="16"/>
                <w:szCs w:val="16"/>
              </w:rPr>
            </w:pPr>
            <w:r w:rsidDel="00000000" w:rsidR="00000000" w:rsidRPr="00000000">
              <w:rPr>
                <w:b w:val="0"/>
                <w:rtl w:val="0"/>
              </w:rPr>
              <w:t xml:space="preserve">As a learner, I want to earn points for completing tasks, so that I feel motivated to participate in more learning exercises.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numPr>
                <w:ilvl w:val="0"/>
                <w:numId w:val="15"/>
              </w:numPr>
              <w:spacing w:after="0" w:afterAutospacing="0"/>
              <w:ind w:left="425.19685039370046" w:hanging="360"/>
              <w:jc w:val="both"/>
              <w:rPr>
                <w:b w:val="0"/>
              </w:rPr>
            </w:pPr>
            <w:r w:rsidDel="00000000" w:rsidR="00000000" w:rsidRPr="00000000">
              <w:rPr>
                <w:b w:val="0"/>
                <w:rtl w:val="0"/>
              </w:rPr>
              <w:t xml:space="preserve">Points are awarded for completing language learning tasks.</w:t>
            </w:r>
          </w:p>
          <w:p w:rsidR="00000000" w:rsidDel="00000000" w:rsidP="00000000" w:rsidRDefault="00000000" w:rsidRPr="00000000" w14:paraId="000000A7">
            <w:pPr>
              <w:numPr>
                <w:ilvl w:val="0"/>
                <w:numId w:val="15"/>
              </w:numPr>
              <w:spacing w:after="0" w:afterAutospacing="0" w:before="0" w:beforeAutospacing="0"/>
              <w:ind w:left="425.19685039370046" w:hanging="360"/>
              <w:jc w:val="both"/>
              <w:rPr>
                <w:b w:val="0"/>
              </w:rPr>
            </w:pPr>
            <w:r w:rsidDel="00000000" w:rsidR="00000000" w:rsidRPr="00000000">
              <w:rPr>
                <w:b w:val="0"/>
                <w:rtl w:val="0"/>
              </w:rPr>
              <w:t xml:space="preserve">The points system is clearly explained to learners.</w:t>
            </w:r>
          </w:p>
          <w:p w:rsidR="00000000" w:rsidDel="00000000" w:rsidP="00000000" w:rsidRDefault="00000000" w:rsidRPr="00000000" w14:paraId="000000A8">
            <w:pPr>
              <w:numPr>
                <w:ilvl w:val="0"/>
                <w:numId w:val="15"/>
              </w:numPr>
              <w:spacing w:before="0" w:beforeAutospacing="0"/>
              <w:ind w:left="425.19685039370046" w:hanging="360"/>
              <w:jc w:val="both"/>
              <w:rPr>
                <w:b w:val="0"/>
              </w:rPr>
            </w:pPr>
            <w:r w:rsidDel="00000000" w:rsidR="00000000" w:rsidRPr="00000000">
              <w:rPr>
                <w:b w:val="0"/>
                <w:rtl w:val="0"/>
              </w:rPr>
              <w:t xml:space="preserve">Learners can view their total points and progress towards goals.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ind w:left="0" w:firstLine="0"/>
              <w:jc w:val="both"/>
              <w:rPr>
                <w:b w:val="0"/>
              </w:rPr>
            </w:pPr>
            <w:r w:rsidDel="00000000" w:rsidR="00000000" w:rsidRPr="00000000">
              <w:rPr>
                <w:b w:val="0"/>
                <w:rtl w:val="0"/>
              </w:rPr>
              <w:t xml:space="preserve">As a learner, I want to unlock badges for achieving milestones, allowing me to showcase my accomplishments and milestones.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numPr>
                <w:ilvl w:val="0"/>
                <w:numId w:val="20"/>
              </w:numPr>
              <w:spacing w:after="0" w:afterAutospacing="0"/>
              <w:ind w:left="425.19685039370046" w:hanging="360"/>
              <w:jc w:val="both"/>
              <w:rPr>
                <w:b w:val="0"/>
              </w:rPr>
            </w:pPr>
            <w:r w:rsidDel="00000000" w:rsidR="00000000" w:rsidRPr="00000000">
              <w:rPr>
                <w:b w:val="0"/>
                <w:rtl w:val="0"/>
              </w:rPr>
              <w:t xml:space="preserve">Badges are awarded for specific achievements and milestones.</w:t>
            </w:r>
          </w:p>
          <w:p w:rsidR="00000000" w:rsidDel="00000000" w:rsidP="00000000" w:rsidRDefault="00000000" w:rsidRPr="00000000" w14:paraId="000000AB">
            <w:pPr>
              <w:numPr>
                <w:ilvl w:val="0"/>
                <w:numId w:val="20"/>
              </w:numPr>
              <w:spacing w:after="0" w:afterAutospacing="0" w:before="0" w:beforeAutospacing="0"/>
              <w:ind w:left="425.19685039370046" w:hanging="360"/>
              <w:jc w:val="both"/>
              <w:rPr>
                <w:b w:val="0"/>
              </w:rPr>
            </w:pPr>
            <w:r w:rsidDel="00000000" w:rsidR="00000000" w:rsidRPr="00000000">
              <w:rPr>
                <w:b w:val="0"/>
                <w:rtl w:val="0"/>
              </w:rPr>
              <w:t xml:space="preserve">The criteria for earning badges are clearly explained.</w:t>
            </w:r>
          </w:p>
          <w:p w:rsidR="00000000" w:rsidDel="00000000" w:rsidP="00000000" w:rsidRDefault="00000000" w:rsidRPr="00000000" w14:paraId="000000AC">
            <w:pPr>
              <w:numPr>
                <w:ilvl w:val="0"/>
                <w:numId w:val="20"/>
              </w:numPr>
              <w:spacing w:before="0" w:beforeAutospacing="0"/>
              <w:ind w:left="425.19685039370046" w:hanging="360"/>
              <w:jc w:val="both"/>
              <w:rPr>
                <w:b w:val="0"/>
              </w:rPr>
            </w:pPr>
            <w:r w:rsidDel="00000000" w:rsidR="00000000" w:rsidRPr="00000000">
              <w:rPr>
                <w:b w:val="0"/>
                <w:rtl w:val="0"/>
              </w:rPr>
              <w:t xml:space="preserve">Notifications are sent when badges are earned.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ind w:left="0" w:firstLine="0"/>
              <w:jc w:val="both"/>
              <w:rPr>
                <w:b w:val="0"/>
              </w:rPr>
            </w:pPr>
            <w:r w:rsidDel="00000000" w:rsidR="00000000" w:rsidRPr="00000000">
              <w:rPr>
                <w:b w:val="0"/>
                <w:rtl w:val="0"/>
              </w:rPr>
              <w:t xml:space="preserve">As a learner, I want to see a leaderboard displaying fellow learners based on points earned that week, so that I can compare my progress with others and stay motivated.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numPr>
                <w:ilvl w:val="0"/>
                <w:numId w:val="5"/>
              </w:numPr>
              <w:spacing w:after="0" w:afterAutospacing="0"/>
              <w:ind w:left="425.19685039370046" w:hanging="360"/>
              <w:jc w:val="both"/>
              <w:rPr>
                <w:b w:val="0"/>
              </w:rPr>
            </w:pPr>
            <w:r w:rsidDel="00000000" w:rsidR="00000000" w:rsidRPr="00000000">
              <w:rPr>
                <w:b w:val="0"/>
                <w:rtl w:val="0"/>
              </w:rPr>
              <w:t xml:space="preserve">A leaderboard should display the list of top learners based on points earned weekly.</w:t>
            </w:r>
          </w:p>
          <w:p w:rsidR="00000000" w:rsidDel="00000000" w:rsidP="00000000" w:rsidRDefault="00000000" w:rsidRPr="00000000" w14:paraId="000000AF">
            <w:pPr>
              <w:numPr>
                <w:ilvl w:val="0"/>
                <w:numId w:val="5"/>
              </w:numPr>
              <w:spacing w:after="0" w:afterAutospacing="0" w:before="0" w:beforeAutospacing="0"/>
              <w:ind w:left="425.19685039370046" w:hanging="360"/>
              <w:jc w:val="both"/>
              <w:rPr>
                <w:b w:val="0"/>
              </w:rPr>
            </w:pPr>
            <w:r w:rsidDel="00000000" w:rsidR="00000000" w:rsidRPr="00000000">
              <w:rPr>
                <w:b w:val="0"/>
                <w:rtl w:val="0"/>
              </w:rPr>
              <w:t xml:space="preserve">Learners can view their position on the leaderboard.</w:t>
            </w:r>
          </w:p>
          <w:p w:rsidR="00000000" w:rsidDel="00000000" w:rsidP="00000000" w:rsidRDefault="00000000" w:rsidRPr="00000000" w14:paraId="000000B0">
            <w:pPr>
              <w:numPr>
                <w:ilvl w:val="0"/>
                <w:numId w:val="5"/>
              </w:numPr>
              <w:spacing w:after="0" w:afterAutospacing="0" w:before="0" w:beforeAutospacing="0"/>
              <w:ind w:left="425.19685039370046" w:hanging="360"/>
              <w:jc w:val="both"/>
              <w:rPr>
                <w:b w:val="0"/>
              </w:rPr>
            </w:pPr>
            <w:r w:rsidDel="00000000" w:rsidR="00000000" w:rsidRPr="00000000">
              <w:rPr>
                <w:b w:val="0"/>
                <w:rtl w:val="0"/>
              </w:rPr>
              <w:t xml:space="preserve">The leaderboard is updated in </w:t>
            </w:r>
            <w:r w:rsidDel="00000000" w:rsidR="00000000" w:rsidRPr="00000000">
              <w:rPr>
                <w:b w:val="0"/>
                <w:rtl w:val="0"/>
              </w:rPr>
              <w:t xml:space="preserve">real-time </w:t>
            </w:r>
            <w:r w:rsidDel="00000000" w:rsidR="00000000" w:rsidRPr="00000000">
              <w:rPr>
                <w:b w:val="0"/>
                <w:rtl w:val="0"/>
              </w:rPr>
              <w:t xml:space="preserve">or at regular intervals.</w:t>
            </w:r>
          </w:p>
          <w:p w:rsidR="00000000" w:rsidDel="00000000" w:rsidP="00000000" w:rsidRDefault="00000000" w:rsidRPr="00000000" w14:paraId="000000B1">
            <w:pPr>
              <w:numPr>
                <w:ilvl w:val="0"/>
                <w:numId w:val="5"/>
              </w:numPr>
              <w:spacing w:before="0" w:beforeAutospacing="0"/>
              <w:ind w:left="425.19685039370046" w:hanging="360"/>
              <w:jc w:val="both"/>
              <w:rPr>
                <w:b w:val="0"/>
              </w:rPr>
            </w:pPr>
            <w:r w:rsidDel="00000000" w:rsidR="00000000" w:rsidRPr="00000000">
              <w:rPr>
                <w:b w:val="0"/>
                <w:rtl w:val="0"/>
              </w:rPr>
              <w:t xml:space="preserve">Notifications are sent for changes in leaderboard positions.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ind w:left="0" w:firstLine="0"/>
              <w:jc w:val="both"/>
              <w:rPr>
                <w:b w:val="0"/>
              </w:rPr>
            </w:pPr>
            <w:r w:rsidDel="00000000" w:rsidR="00000000" w:rsidRPr="00000000">
              <w:rPr>
                <w:b w:val="0"/>
                <w:rtl w:val="0"/>
              </w:rPr>
              <w:t xml:space="preserve">As a learner, I want to participate in challenges with other learners, as it will help me improve my language skills through competition and collaboration.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numPr>
                <w:ilvl w:val="0"/>
                <w:numId w:val="12"/>
              </w:numPr>
              <w:spacing w:after="0" w:afterAutospacing="0"/>
              <w:ind w:left="420" w:hanging="360"/>
              <w:jc w:val="both"/>
              <w:rPr>
                <w:b w:val="0"/>
              </w:rPr>
            </w:pPr>
            <w:r w:rsidDel="00000000" w:rsidR="00000000" w:rsidRPr="00000000">
              <w:rPr>
                <w:b w:val="0"/>
                <w:rtl w:val="0"/>
              </w:rPr>
              <w:t xml:space="preserve">Challenges are available for learners to join.</w:t>
            </w:r>
          </w:p>
          <w:p w:rsidR="00000000" w:rsidDel="00000000" w:rsidP="00000000" w:rsidRDefault="00000000" w:rsidRPr="00000000" w14:paraId="000000B4">
            <w:pPr>
              <w:numPr>
                <w:ilvl w:val="0"/>
                <w:numId w:val="12"/>
              </w:numPr>
              <w:spacing w:after="0" w:afterAutospacing="0" w:before="0" w:beforeAutospacing="0"/>
              <w:ind w:left="420" w:hanging="360"/>
              <w:jc w:val="both"/>
              <w:rPr>
                <w:b w:val="0"/>
              </w:rPr>
            </w:pPr>
            <w:r w:rsidDel="00000000" w:rsidR="00000000" w:rsidRPr="00000000">
              <w:rPr>
                <w:b w:val="0"/>
                <w:rtl w:val="0"/>
              </w:rPr>
              <w:t xml:space="preserve">Challenges can be individual or team-based.</w:t>
            </w:r>
          </w:p>
          <w:p w:rsidR="00000000" w:rsidDel="00000000" w:rsidP="00000000" w:rsidRDefault="00000000" w:rsidRPr="00000000" w14:paraId="000000B5">
            <w:pPr>
              <w:numPr>
                <w:ilvl w:val="0"/>
                <w:numId w:val="12"/>
              </w:numPr>
              <w:spacing w:after="0" w:afterAutospacing="0" w:before="0" w:beforeAutospacing="0"/>
              <w:ind w:left="420" w:hanging="360"/>
              <w:jc w:val="both"/>
              <w:rPr>
                <w:b w:val="0"/>
              </w:rPr>
            </w:pPr>
            <w:r w:rsidDel="00000000" w:rsidR="00000000" w:rsidRPr="00000000">
              <w:rPr>
                <w:b w:val="0"/>
                <w:rtl w:val="0"/>
              </w:rPr>
              <w:t xml:space="preserve">Progress in challenges is tracked and displayed.</w:t>
            </w:r>
          </w:p>
          <w:p w:rsidR="00000000" w:rsidDel="00000000" w:rsidP="00000000" w:rsidRDefault="00000000" w:rsidRPr="00000000" w14:paraId="000000B6">
            <w:pPr>
              <w:numPr>
                <w:ilvl w:val="0"/>
                <w:numId w:val="12"/>
              </w:numPr>
              <w:spacing w:before="0" w:beforeAutospacing="0"/>
              <w:ind w:left="420" w:hanging="360"/>
              <w:jc w:val="both"/>
              <w:rPr>
                <w:b w:val="0"/>
              </w:rPr>
            </w:pPr>
            <w:r w:rsidDel="00000000" w:rsidR="00000000" w:rsidRPr="00000000">
              <w:rPr>
                <w:b w:val="0"/>
                <w:rtl w:val="0"/>
              </w:rPr>
              <w:t xml:space="preserve">Rewards or points are given for completing challenges.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ind w:left="0" w:firstLine="0"/>
              <w:jc w:val="both"/>
              <w:rPr>
                <w:b w:val="0"/>
                <w:sz w:val="16"/>
                <w:szCs w:val="16"/>
              </w:rPr>
            </w:pPr>
            <w:r w:rsidDel="00000000" w:rsidR="00000000" w:rsidRPr="00000000">
              <w:rPr>
                <w:b w:val="0"/>
                <w:rtl w:val="0"/>
              </w:rPr>
              <w:t xml:space="preserve">As a learner, I want to share my learning accomplishments with friends on social media, so that I can celebrate my progress.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numPr>
                <w:ilvl w:val="0"/>
                <w:numId w:val="16"/>
              </w:numPr>
              <w:spacing w:after="0" w:afterAutospacing="0"/>
              <w:ind w:left="425.19685039370046" w:hanging="360"/>
              <w:jc w:val="both"/>
              <w:rPr>
                <w:b w:val="0"/>
              </w:rPr>
            </w:pPr>
            <w:r w:rsidDel="00000000" w:rsidR="00000000" w:rsidRPr="00000000">
              <w:rPr>
                <w:b w:val="0"/>
                <w:rtl w:val="0"/>
              </w:rPr>
              <w:t xml:space="preserve">Learners can share achievements, badges, and progress on social media platforms.</w:t>
            </w:r>
          </w:p>
          <w:p w:rsidR="00000000" w:rsidDel="00000000" w:rsidP="00000000" w:rsidRDefault="00000000" w:rsidRPr="00000000" w14:paraId="000000B9">
            <w:pPr>
              <w:numPr>
                <w:ilvl w:val="0"/>
                <w:numId w:val="16"/>
              </w:numPr>
              <w:spacing w:after="0" w:afterAutospacing="0" w:before="0" w:beforeAutospacing="0"/>
              <w:ind w:left="425.19685039370046" w:hanging="360"/>
              <w:jc w:val="both"/>
              <w:rPr>
                <w:b w:val="0"/>
              </w:rPr>
            </w:pPr>
            <w:r w:rsidDel="00000000" w:rsidR="00000000" w:rsidRPr="00000000">
              <w:rPr>
                <w:b w:val="0"/>
                <w:rtl w:val="0"/>
              </w:rPr>
              <w:t xml:space="preserve">The sharing process is straightforward and user-friendly.</w:t>
            </w:r>
          </w:p>
          <w:p w:rsidR="00000000" w:rsidDel="00000000" w:rsidP="00000000" w:rsidRDefault="00000000" w:rsidRPr="00000000" w14:paraId="000000BA">
            <w:pPr>
              <w:numPr>
                <w:ilvl w:val="0"/>
                <w:numId w:val="16"/>
              </w:numPr>
              <w:spacing w:after="0" w:afterAutospacing="0" w:before="0" w:beforeAutospacing="0"/>
              <w:ind w:left="425.19685039370046" w:hanging="360"/>
              <w:jc w:val="both"/>
              <w:rPr>
                <w:b w:val="0"/>
              </w:rPr>
            </w:pPr>
            <w:r w:rsidDel="00000000" w:rsidR="00000000" w:rsidRPr="00000000">
              <w:rPr>
                <w:b w:val="0"/>
                <w:rtl w:val="0"/>
              </w:rPr>
              <w:t xml:space="preserve">Customizable messages are available for sharing.</w:t>
            </w:r>
          </w:p>
          <w:p w:rsidR="00000000" w:rsidDel="00000000" w:rsidP="00000000" w:rsidRDefault="00000000" w:rsidRPr="00000000" w14:paraId="000000BB">
            <w:pPr>
              <w:numPr>
                <w:ilvl w:val="0"/>
                <w:numId w:val="16"/>
              </w:numPr>
              <w:spacing w:before="0" w:beforeAutospacing="0"/>
              <w:ind w:left="425.19685039370046" w:hanging="360"/>
              <w:jc w:val="both"/>
              <w:rPr>
                <w:b w:val="0"/>
              </w:rPr>
            </w:pPr>
            <w:r w:rsidDel="00000000" w:rsidR="00000000" w:rsidRPr="00000000">
              <w:rPr>
                <w:b w:val="0"/>
                <w:rtl w:val="0"/>
              </w:rPr>
              <w:t xml:space="preserve">Learners receive feedback or recognition for shared accomplishments.</w:t>
            </w:r>
          </w:p>
          <w:p w:rsidR="00000000" w:rsidDel="00000000" w:rsidP="00000000" w:rsidRDefault="00000000" w:rsidRPr="00000000" w14:paraId="000000BC">
            <w:pPr>
              <w:ind w:left="0" w:firstLine="0"/>
              <w:jc w:val="both"/>
              <w:rPr>
                <w:b w:val="0"/>
              </w:rPr>
            </w:pPr>
            <w:r w:rsidDel="00000000" w:rsidR="00000000" w:rsidRPr="00000000">
              <w:rPr>
                <w:rtl w:val="0"/>
              </w:rPr>
            </w:r>
          </w:p>
        </w:tc>
      </w:tr>
    </w:tbl>
    <w:p w:rsidR="00000000" w:rsidDel="00000000" w:rsidP="00000000" w:rsidRDefault="00000000" w:rsidRPr="00000000" w14:paraId="000000BD">
      <w:pPr>
        <w:pStyle w:val="Heading2"/>
        <w:keepNext w:val="0"/>
        <w:keepLines w:val="0"/>
        <w:spacing w:after="80" w:lineRule="auto"/>
        <w:jc w:val="both"/>
        <w:rPr>
          <w:sz w:val="34"/>
          <w:szCs w:val="34"/>
        </w:rPr>
      </w:pPr>
      <w:bookmarkStart w:colFirst="0" w:colLast="0" w:name="_e5dath9aolro" w:id="11"/>
      <w:bookmarkEnd w:id="11"/>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2"/>
        <w:keepNext w:val="0"/>
        <w:keepLines w:val="0"/>
        <w:spacing w:after="80" w:lineRule="auto"/>
        <w:jc w:val="both"/>
        <w:rPr>
          <w:sz w:val="30"/>
          <w:szCs w:val="30"/>
        </w:rPr>
      </w:pPr>
      <w:bookmarkStart w:colFirst="0" w:colLast="0" w:name="_367c0926acl0" w:id="12"/>
      <w:bookmarkEnd w:id="12"/>
      <w:r w:rsidDel="00000000" w:rsidR="00000000" w:rsidRPr="00000000">
        <w:rPr>
          <w:sz w:val="30"/>
          <w:szCs w:val="30"/>
          <w:rtl w:val="0"/>
        </w:rPr>
        <w:t xml:space="preserve">Core UX Flow</w:t>
      </w:r>
      <w:r w:rsidDel="00000000" w:rsidR="00000000" w:rsidRPr="00000000">
        <w:rPr>
          <w:rtl w:val="0"/>
        </w:rPr>
      </w:r>
    </w:p>
    <w:p w:rsidR="00000000" w:rsidDel="00000000" w:rsidP="00000000" w:rsidRDefault="00000000" w:rsidRPr="00000000" w14:paraId="000000BF">
      <w:pPr>
        <w:spacing w:after="240" w:before="240" w:lineRule="auto"/>
        <w:ind w:left="0" w:firstLine="0"/>
        <w:jc w:val="both"/>
        <w:rPr>
          <w:b w:val="0"/>
        </w:rPr>
      </w:pPr>
      <w:r w:rsidDel="00000000" w:rsidR="00000000" w:rsidRPr="00000000">
        <w:rPr>
          <w:b w:val="0"/>
        </w:rPr>
        <w:drawing>
          <wp:inline distB="114300" distT="114300" distL="114300" distR="114300">
            <wp:extent cx="5958000" cy="48133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580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Rule="auto"/>
        <w:jc w:val="both"/>
        <w:rPr>
          <w:b w:val="0"/>
        </w:rPr>
      </w:pPr>
      <w:r w:rsidDel="00000000" w:rsidR="00000000" w:rsidRPr="00000000">
        <w:rPr>
          <w:b w:val="0"/>
        </w:rPr>
        <w:drawing>
          <wp:inline distB="114300" distT="114300" distL="114300" distR="114300">
            <wp:extent cx="5943600" cy="5473700"/>
            <wp:effectExtent b="0" l="0" r="0" t="0"/>
            <wp:docPr id="6" name="image2.png"/>
            <a:graphic>
              <a:graphicData uri="http://schemas.openxmlformats.org/drawingml/2006/picture">
                <pic:pic>
                  <pic:nvPicPr>
                    <pic:cNvPr id="0" name="image2.png"/>
                    <pic:cNvPicPr preferRelativeResize="0"/>
                  </pic:nvPicPr>
                  <pic:blipFill>
                    <a:blip r:embed="rId12"/>
                    <a:srcRect b="24" l="0" r="0" t="24"/>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2"/>
        <w:keepNext w:val="0"/>
        <w:keepLines w:val="0"/>
        <w:spacing w:after="80" w:lineRule="auto"/>
        <w:jc w:val="both"/>
        <w:rPr>
          <w:sz w:val="34"/>
          <w:szCs w:val="34"/>
        </w:rPr>
      </w:pPr>
      <w:bookmarkStart w:colFirst="0" w:colLast="0" w:name="_llpcapq7526f" w:id="13"/>
      <w:bookmarkEnd w:id="13"/>
      <w:r w:rsidDel="00000000" w:rsidR="00000000" w:rsidRPr="00000000">
        <w:rPr>
          <w:rtl w:val="0"/>
        </w:rPr>
      </w:r>
    </w:p>
    <w:p w:rsidR="00000000" w:rsidDel="00000000" w:rsidP="00000000" w:rsidRDefault="00000000" w:rsidRPr="00000000" w14:paraId="000000C2">
      <w:pPr>
        <w:pStyle w:val="Heading2"/>
        <w:keepNext w:val="0"/>
        <w:keepLines w:val="0"/>
        <w:spacing w:after="80" w:lineRule="auto"/>
        <w:jc w:val="both"/>
        <w:rPr>
          <w:b w:val="1"/>
          <w:sz w:val="30"/>
          <w:szCs w:val="30"/>
        </w:rPr>
      </w:pPr>
      <w:bookmarkStart w:colFirst="0" w:colLast="0" w:name="_msfgumudlm0q" w:id="14"/>
      <w:bookmarkEnd w:id="14"/>
      <w:r w:rsidDel="00000000" w:rsidR="00000000" w:rsidRPr="00000000">
        <w:rPr>
          <w:b w:val="1"/>
          <w:sz w:val="30"/>
          <w:szCs w:val="30"/>
          <w:rtl w:val="0"/>
        </w:rPr>
        <w:t xml:space="preserve">Success Metrics</w:t>
      </w:r>
      <w:r w:rsidDel="00000000" w:rsidR="00000000" w:rsidRPr="00000000">
        <w:rPr>
          <w:rtl w:val="0"/>
        </w:rPr>
      </w:r>
    </w:p>
    <w:p w:rsidR="00000000" w:rsidDel="00000000" w:rsidP="00000000" w:rsidRDefault="00000000" w:rsidRPr="00000000" w14:paraId="000000C3">
      <w:pPr>
        <w:numPr>
          <w:ilvl w:val="0"/>
          <w:numId w:val="7"/>
        </w:numPr>
        <w:spacing w:after="0" w:afterAutospacing="0" w:before="240" w:lineRule="auto"/>
        <w:ind w:left="720" w:hanging="360"/>
        <w:jc w:val="both"/>
        <w:rPr>
          <w:b w:val="0"/>
        </w:rPr>
      </w:pPr>
      <w:r w:rsidDel="00000000" w:rsidR="00000000" w:rsidRPr="00000000">
        <w:rPr>
          <w:b w:val="0"/>
          <w:rtl w:val="0"/>
        </w:rPr>
        <w:t xml:space="preserve">User Behavior and Engagement:</w:t>
      </w:r>
    </w:p>
    <w:p w:rsidR="00000000" w:rsidDel="00000000" w:rsidP="00000000" w:rsidRDefault="00000000" w:rsidRPr="00000000" w14:paraId="000000C4">
      <w:pPr>
        <w:numPr>
          <w:ilvl w:val="1"/>
          <w:numId w:val="7"/>
        </w:numPr>
        <w:spacing w:after="0" w:afterAutospacing="0" w:before="0" w:beforeAutospacing="0" w:lineRule="auto"/>
        <w:ind w:left="1440" w:hanging="360"/>
        <w:jc w:val="both"/>
        <w:rPr>
          <w:b w:val="0"/>
        </w:rPr>
      </w:pPr>
      <w:r w:rsidDel="00000000" w:rsidR="00000000" w:rsidRPr="00000000">
        <w:rPr>
          <w:b w:val="0"/>
          <w:rtl w:val="0"/>
        </w:rPr>
        <w:t xml:space="preserve">Active users: to track the daily active users (DAU) and monthly active users (MAU).</w:t>
      </w:r>
    </w:p>
    <w:p w:rsidR="00000000" w:rsidDel="00000000" w:rsidP="00000000" w:rsidRDefault="00000000" w:rsidRPr="00000000" w14:paraId="000000C5">
      <w:pPr>
        <w:numPr>
          <w:ilvl w:val="1"/>
          <w:numId w:val="7"/>
        </w:numPr>
        <w:shd w:fill="ffffff" w:val="clear"/>
        <w:spacing w:after="0" w:afterAutospacing="0" w:before="0" w:beforeAutospacing="0" w:line="408" w:lineRule="auto"/>
        <w:ind w:left="1440" w:hanging="360"/>
        <w:jc w:val="left"/>
        <w:rPr>
          <w:b w:val="0"/>
          <w:color w:val="222324"/>
          <w:sz w:val="24"/>
          <w:szCs w:val="24"/>
        </w:rPr>
      </w:pPr>
      <w:r w:rsidDel="00000000" w:rsidR="00000000" w:rsidRPr="00000000">
        <w:rPr>
          <w:b w:val="0"/>
          <w:color w:val="222324"/>
          <w:sz w:val="24"/>
          <w:szCs w:val="24"/>
          <w:rtl w:val="0"/>
        </w:rPr>
        <w:t xml:space="preserve">Average Session Duration: The average amount of time users spend on the platform per session.</w:t>
      </w:r>
    </w:p>
    <w:p w:rsidR="00000000" w:rsidDel="00000000" w:rsidP="00000000" w:rsidRDefault="00000000" w:rsidRPr="00000000" w14:paraId="000000C6">
      <w:pPr>
        <w:numPr>
          <w:ilvl w:val="1"/>
          <w:numId w:val="7"/>
        </w:numPr>
        <w:shd w:fill="ffffff" w:val="clear"/>
        <w:spacing w:after="0" w:afterAutospacing="0" w:before="0" w:beforeAutospacing="0" w:line="408" w:lineRule="auto"/>
        <w:ind w:left="1440" w:hanging="360"/>
        <w:jc w:val="left"/>
        <w:rPr>
          <w:b w:val="0"/>
          <w:color w:val="222324"/>
          <w:sz w:val="24"/>
          <w:szCs w:val="24"/>
        </w:rPr>
      </w:pPr>
      <w:r w:rsidDel="00000000" w:rsidR="00000000" w:rsidRPr="00000000">
        <w:rPr>
          <w:b w:val="0"/>
          <w:color w:val="222324"/>
          <w:sz w:val="24"/>
          <w:szCs w:val="24"/>
          <w:rtl w:val="0"/>
        </w:rPr>
        <w:t xml:space="preserve">Total Learning Time: The cumulative amount of time users spend on the platform.</w:t>
      </w:r>
      <w:r w:rsidDel="00000000" w:rsidR="00000000" w:rsidRPr="00000000">
        <w:rPr>
          <w:rtl w:val="0"/>
        </w:rPr>
      </w:r>
    </w:p>
    <w:p w:rsidR="00000000" w:rsidDel="00000000" w:rsidP="00000000" w:rsidRDefault="00000000" w:rsidRPr="00000000" w14:paraId="000000C7">
      <w:pPr>
        <w:numPr>
          <w:ilvl w:val="1"/>
          <w:numId w:val="7"/>
        </w:numPr>
        <w:spacing w:after="0" w:afterAutospacing="0" w:before="0" w:beforeAutospacing="0" w:lineRule="auto"/>
        <w:ind w:left="1440" w:hanging="360"/>
        <w:jc w:val="both"/>
        <w:rPr>
          <w:b w:val="0"/>
        </w:rPr>
      </w:pPr>
      <w:r w:rsidDel="00000000" w:rsidR="00000000" w:rsidRPr="00000000">
        <w:rPr>
          <w:b w:val="0"/>
          <w:rtl w:val="0"/>
        </w:rPr>
        <w:t xml:space="preserve">Features usage: Analyse how often users interact with specific features like gamification elements, avatar customization, or the AI guide.</w:t>
      </w:r>
    </w:p>
    <w:p w:rsidR="00000000" w:rsidDel="00000000" w:rsidP="00000000" w:rsidRDefault="00000000" w:rsidRPr="00000000" w14:paraId="000000C8">
      <w:pPr>
        <w:numPr>
          <w:ilvl w:val="1"/>
          <w:numId w:val="7"/>
        </w:numPr>
        <w:spacing w:after="0" w:afterAutospacing="0" w:before="0" w:beforeAutospacing="0" w:lineRule="auto"/>
        <w:ind w:left="1440" w:hanging="360"/>
        <w:jc w:val="both"/>
        <w:rPr>
          <w:b w:val="0"/>
        </w:rPr>
      </w:pPr>
      <w:r w:rsidDel="00000000" w:rsidR="00000000" w:rsidRPr="00000000">
        <w:rPr>
          <w:b w:val="0"/>
          <w:rtl w:val="0"/>
        </w:rPr>
        <w:t xml:space="preserve">Progress Tracking: To measure users' progress and achievement within the game.</w:t>
      </w:r>
    </w:p>
    <w:p w:rsidR="00000000" w:rsidDel="00000000" w:rsidP="00000000" w:rsidRDefault="00000000" w:rsidRPr="00000000" w14:paraId="000000C9">
      <w:pPr>
        <w:numPr>
          <w:ilvl w:val="1"/>
          <w:numId w:val="7"/>
        </w:numPr>
        <w:spacing w:after="0" w:afterAutospacing="0" w:before="0" w:beforeAutospacing="0" w:lineRule="auto"/>
        <w:ind w:left="1440" w:hanging="360"/>
        <w:jc w:val="both"/>
        <w:rPr>
          <w:b w:val="0"/>
        </w:rPr>
      </w:pPr>
      <w:r w:rsidDel="00000000" w:rsidR="00000000" w:rsidRPr="00000000">
        <w:rPr>
          <w:b w:val="0"/>
          <w:rtl w:val="0"/>
        </w:rPr>
        <w:t xml:space="preserve">Pronunciation Improvement: Utilise the speech recognition features to track improvements in pronunciation accuracy based on AI's feedback.</w:t>
      </w:r>
    </w:p>
    <w:p w:rsidR="00000000" w:rsidDel="00000000" w:rsidP="00000000" w:rsidRDefault="00000000" w:rsidRPr="00000000" w14:paraId="000000CA">
      <w:pPr>
        <w:numPr>
          <w:ilvl w:val="1"/>
          <w:numId w:val="7"/>
        </w:numPr>
        <w:spacing w:after="0" w:afterAutospacing="0" w:before="0" w:beforeAutospacing="0" w:lineRule="auto"/>
        <w:ind w:left="1440" w:hanging="360"/>
        <w:jc w:val="both"/>
        <w:rPr>
          <w:b w:val="0"/>
        </w:rPr>
      </w:pPr>
      <w:r w:rsidDel="00000000" w:rsidR="00000000" w:rsidRPr="00000000">
        <w:rPr>
          <w:b w:val="0"/>
          <w:color w:val="222324"/>
          <w:sz w:val="24"/>
          <w:szCs w:val="24"/>
          <w:highlight w:val="white"/>
          <w:rtl w:val="0"/>
        </w:rPr>
        <w:t xml:space="preserve">Tasks Completion Rate: The percentage of users who successfully complete a task.</w:t>
      </w:r>
      <w:r w:rsidDel="00000000" w:rsidR="00000000" w:rsidRPr="00000000">
        <w:rPr>
          <w:rtl w:val="0"/>
        </w:rPr>
      </w:r>
    </w:p>
    <w:p w:rsidR="00000000" w:rsidDel="00000000" w:rsidP="00000000" w:rsidRDefault="00000000" w:rsidRPr="00000000" w14:paraId="000000CB">
      <w:pPr>
        <w:numPr>
          <w:ilvl w:val="0"/>
          <w:numId w:val="7"/>
        </w:numPr>
        <w:spacing w:after="0" w:afterAutospacing="0" w:before="0" w:beforeAutospacing="0" w:lineRule="auto"/>
        <w:ind w:left="720" w:hanging="360"/>
        <w:jc w:val="both"/>
        <w:rPr>
          <w:b w:val="0"/>
        </w:rPr>
      </w:pPr>
      <w:r w:rsidDel="00000000" w:rsidR="00000000" w:rsidRPr="00000000">
        <w:rPr>
          <w:b w:val="0"/>
          <w:rtl w:val="0"/>
        </w:rPr>
        <w:t xml:space="preserve">User Satisfaction </w:t>
      </w:r>
    </w:p>
    <w:p w:rsidR="00000000" w:rsidDel="00000000" w:rsidP="00000000" w:rsidRDefault="00000000" w:rsidRPr="00000000" w14:paraId="000000CC">
      <w:pPr>
        <w:numPr>
          <w:ilvl w:val="1"/>
          <w:numId w:val="7"/>
        </w:numPr>
        <w:spacing w:after="0" w:afterAutospacing="0" w:before="0" w:beforeAutospacing="0" w:lineRule="auto"/>
        <w:ind w:left="1440" w:hanging="360"/>
        <w:jc w:val="both"/>
        <w:rPr>
          <w:b w:val="0"/>
        </w:rPr>
      </w:pPr>
      <w:r w:rsidDel="00000000" w:rsidR="00000000" w:rsidRPr="00000000">
        <w:rPr>
          <w:b w:val="0"/>
          <w:rtl w:val="0"/>
        </w:rPr>
        <w:t xml:space="preserve">App Ratings and reviews: Monitor user reviews and ratings on app stores to gather direct feedback on user experience and satisfaction.</w:t>
      </w:r>
    </w:p>
    <w:p w:rsidR="00000000" w:rsidDel="00000000" w:rsidP="00000000" w:rsidRDefault="00000000" w:rsidRPr="00000000" w14:paraId="000000CD">
      <w:pPr>
        <w:numPr>
          <w:ilvl w:val="1"/>
          <w:numId w:val="7"/>
        </w:numPr>
        <w:spacing w:after="0" w:afterAutospacing="0" w:before="0" w:beforeAutospacing="0" w:lineRule="auto"/>
        <w:ind w:left="1440" w:hanging="360"/>
        <w:jc w:val="both"/>
        <w:rPr>
          <w:b w:val="0"/>
        </w:rPr>
      </w:pPr>
      <w:r w:rsidDel="00000000" w:rsidR="00000000" w:rsidRPr="00000000">
        <w:rPr>
          <w:b w:val="0"/>
          <w:rtl w:val="0"/>
        </w:rPr>
        <w:t xml:space="preserve">Net promoter score: Measure the likelihood of customers to recommend the product to others.</w:t>
      </w:r>
      <w:r w:rsidDel="00000000" w:rsidR="00000000" w:rsidRPr="00000000">
        <w:rPr>
          <w:b w:val="0"/>
          <w:rtl w:val="0"/>
        </w:rPr>
        <w:t xml:space="preserve"> </w:t>
      </w:r>
      <w:r w:rsidDel="00000000" w:rsidR="00000000" w:rsidRPr="00000000">
        <w:rPr>
          <w:b w:val="0"/>
          <w:rtl w:val="0"/>
        </w:rPr>
        <w:t xml:space="preserve">Achieve a 10% NPS score within the first 6 months after</w:t>
      </w:r>
      <w:r w:rsidDel="00000000" w:rsidR="00000000" w:rsidRPr="00000000">
        <w:rPr>
          <w:b w:val="0"/>
          <w:rtl w:val="0"/>
        </w:rPr>
        <w:t xml:space="preserve"> launch</w:t>
        <w:br w:type="textWrapping"/>
      </w:r>
    </w:p>
    <w:p w:rsidR="00000000" w:rsidDel="00000000" w:rsidP="00000000" w:rsidRDefault="00000000" w:rsidRPr="00000000" w14:paraId="000000CE">
      <w:pPr>
        <w:numPr>
          <w:ilvl w:val="0"/>
          <w:numId w:val="7"/>
        </w:numPr>
        <w:spacing w:after="0" w:afterAutospacing="0" w:before="0" w:beforeAutospacing="0" w:lineRule="auto"/>
        <w:ind w:left="720" w:hanging="360"/>
        <w:jc w:val="both"/>
        <w:rPr>
          <w:b w:val="0"/>
        </w:rPr>
      </w:pPr>
      <w:r w:rsidDel="00000000" w:rsidR="00000000" w:rsidRPr="00000000">
        <w:rPr>
          <w:b w:val="0"/>
          <w:rtl w:val="0"/>
        </w:rPr>
        <w:t xml:space="preserve">User Retention</w:t>
      </w:r>
    </w:p>
    <w:p w:rsidR="00000000" w:rsidDel="00000000" w:rsidP="00000000" w:rsidRDefault="00000000" w:rsidRPr="00000000" w14:paraId="000000CF">
      <w:pPr>
        <w:numPr>
          <w:ilvl w:val="1"/>
          <w:numId w:val="7"/>
        </w:numPr>
        <w:spacing w:after="0" w:afterAutospacing="0" w:before="0" w:beforeAutospacing="0" w:lineRule="auto"/>
        <w:ind w:left="1440" w:hanging="360"/>
        <w:jc w:val="both"/>
        <w:rPr>
          <w:b w:val="0"/>
        </w:rPr>
      </w:pPr>
      <w:r w:rsidDel="00000000" w:rsidR="00000000" w:rsidRPr="00000000">
        <w:rPr>
          <w:b w:val="0"/>
          <w:rtl w:val="0"/>
        </w:rPr>
        <w:t xml:space="preserve">User Drop-off rates: Monitor the percentage of users who stop using the app after a certain period.</w:t>
      </w:r>
    </w:p>
    <w:p w:rsidR="00000000" w:rsidDel="00000000" w:rsidP="00000000" w:rsidRDefault="00000000" w:rsidRPr="00000000" w14:paraId="000000D0">
      <w:pPr>
        <w:numPr>
          <w:ilvl w:val="1"/>
          <w:numId w:val="7"/>
        </w:numPr>
        <w:spacing w:after="0" w:afterAutospacing="0" w:before="0" w:beforeAutospacing="0" w:lineRule="auto"/>
        <w:ind w:left="1440" w:hanging="360"/>
        <w:jc w:val="both"/>
        <w:rPr>
          <w:b w:val="0"/>
        </w:rPr>
      </w:pPr>
      <w:r w:rsidDel="00000000" w:rsidR="00000000" w:rsidRPr="00000000">
        <w:rPr>
          <w:b w:val="0"/>
          <w:rtl w:val="0"/>
        </w:rPr>
        <w:t xml:space="preserve">Session Frequency: Analyse how often users return to the app for repeat sessions.</w:t>
      </w:r>
    </w:p>
    <w:p w:rsidR="00000000" w:rsidDel="00000000" w:rsidP="00000000" w:rsidRDefault="00000000" w:rsidRPr="00000000" w14:paraId="000000D1">
      <w:pPr>
        <w:numPr>
          <w:ilvl w:val="1"/>
          <w:numId w:val="7"/>
        </w:numPr>
        <w:spacing w:after="0" w:afterAutospacing="0" w:before="0" w:beforeAutospacing="0"/>
        <w:ind w:left="1440" w:hanging="360"/>
        <w:rPr>
          <w:b w:val="0"/>
        </w:rPr>
      </w:pPr>
      <w:r w:rsidDel="00000000" w:rsidR="00000000" w:rsidRPr="00000000">
        <w:rPr>
          <w:b w:val="0"/>
          <w:rtl w:val="0"/>
        </w:rPr>
        <w:t xml:space="preserve">Churn Rate: To measure the percentage of customers who stop using the app within a certain period.</w:t>
      </w:r>
    </w:p>
    <w:p w:rsidR="00000000" w:rsidDel="00000000" w:rsidP="00000000" w:rsidRDefault="00000000" w:rsidRPr="00000000" w14:paraId="000000D2">
      <w:pPr>
        <w:numPr>
          <w:ilvl w:val="1"/>
          <w:numId w:val="7"/>
        </w:numPr>
        <w:spacing w:before="0" w:beforeAutospacing="0"/>
        <w:ind w:left="1440" w:hanging="360"/>
        <w:rPr>
          <w:b w:val="0"/>
          <w:u w:val="none"/>
        </w:rPr>
      </w:pPr>
      <w:r w:rsidDel="00000000" w:rsidR="00000000" w:rsidRPr="00000000">
        <w:rPr>
          <w:b w:val="0"/>
          <w:rtl w:val="0"/>
        </w:rPr>
        <w:t xml:space="preserve">Conversion Rate; to track the percentage of visitors to the app's landing page, advertisement, or other touchpoint who eventually convert into actual users by downloading and signing up for the app.</w:t>
      </w:r>
      <w:r w:rsidDel="00000000" w:rsidR="00000000" w:rsidRPr="00000000">
        <w:rPr>
          <w:rtl w:val="0"/>
        </w:rPr>
      </w:r>
    </w:p>
    <w:p w:rsidR="00000000" w:rsidDel="00000000" w:rsidP="00000000" w:rsidRDefault="00000000" w:rsidRPr="00000000" w14:paraId="000000D3">
      <w:pPr>
        <w:pStyle w:val="Heading2"/>
        <w:rPr>
          <w:b w:val="1"/>
          <w:sz w:val="30"/>
          <w:szCs w:val="30"/>
        </w:rPr>
      </w:pPr>
      <w:bookmarkStart w:colFirst="0" w:colLast="0" w:name="_fs3r4286atcj" w:id="15"/>
      <w:bookmarkEnd w:id="15"/>
      <w:r w:rsidDel="00000000" w:rsidR="00000000" w:rsidRPr="00000000">
        <w:rPr>
          <w:b w:val="1"/>
          <w:sz w:val="30"/>
          <w:szCs w:val="30"/>
          <w:rtl w:val="0"/>
        </w:rPr>
        <w:t xml:space="preserve">Road Map</w:t>
      </w:r>
    </w:p>
    <w:p w:rsidR="00000000" w:rsidDel="00000000" w:rsidP="00000000" w:rsidRDefault="00000000" w:rsidRPr="00000000" w14:paraId="000000D4">
      <w:pPr>
        <w:rPr>
          <w:b w:val="0"/>
        </w:rPr>
      </w:pPr>
      <w:r w:rsidDel="00000000" w:rsidR="00000000" w:rsidRPr="00000000">
        <w:rPr>
          <w:b w:val="0"/>
          <w:rtl w:val="0"/>
        </w:rPr>
        <w:t xml:space="preserve">The Road map is in this </w:t>
      </w:r>
      <w:hyperlink r:id="rId13">
        <w:r w:rsidDel="00000000" w:rsidR="00000000" w:rsidRPr="00000000">
          <w:rPr>
            <w:b w:val="0"/>
            <w:color w:val="1155cc"/>
            <w:u w:val="single"/>
            <w:rtl w:val="0"/>
          </w:rPr>
          <w:t xml:space="preserve">link</w:t>
        </w:r>
      </w:hyperlink>
      <w:r w:rsidDel="00000000" w:rsidR="00000000" w:rsidRPr="00000000">
        <w:rPr>
          <w:b w:val="0"/>
          <w:rtl w:val="0"/>
        </w:rPr>
        <w:t xml:space="preserve">.</w:t>
      </w:r>
      <w:r w:rsidDel="00000000" w:rsidR="00000000" w:rsidRPr="00000000">
        <w:rPr>
          <w:rtl w:val="0"/>
        </w:rPr>
      </w:r>
    </w:p>
    <w:sectPr>
      <w:headerReference r:id="rId14" w:type="default"/>
      <w:footerReference r:id="rId15" w:type="default"/>
      <w:pgSz w:h="15840" w:w="12240" w:orient="portrait"/>
      <w:pgMar w:bottom="1440.0000000000002" w:top="1440.0000000000002" w:left="1417.3228346456694"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6">
    <w:pPr>
      <w:jc w:val="right"/>
      <w:rPr>
        <w:color w:val="7f600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5">
    <w:pPr>
      <w:pStyle w:val="Title"/>
      <w:jc w:val="left"/>
      <w:rPr>
        <w:color w:val="7f6000"/>
        <w:sz w:val="16"/>
        <w:szCs w:val="16"/>
      </w:rPr>
    </w:pPr>
    <w:bookmarkStart w:colFirst="0" w:colLast="0" w:name="_v71g05rn9qlj" w:id="16"/>
    <w:bookmarkEnd w:id="16"/>
    <w:r w:rsidDel="00000000" w:rsidR="00000000" w:rsidRPr="00000000">
      <w:rPr>
        <w:color w:val="7f6000"/>
        <w:sz w:val="16"/>
        <w:szCs w:val="16"/>
        <w:rtl w:val="0"/>
      </w:rPr>
      <w:t xml:space="preserve">TEAM LANGUAGE LEARNING AI GAME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4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425.19685039370046"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425.19685039370046"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unito" w:cs="Nunito" w:eastAsia="Nunito" w:hAnsi="Nunito"/>
        <w:b w:val="1"/>
        <w:sz w:val="22"/>
        <w:szCs w:val="22"/>
        <w:lang w:val="en_GB"/>
      </w:rPr>
    </w:rPrDefault>
    <w:pPrDefault>
      <w:pP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P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hyperlink" Target="https://turquoise-sheet-74a.notion.site/Language-Learning-AI-Game-MVP-56e359e5c4594840ac121550591b918a"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ocs.google.com/document/d/1ZsQyo_FcmSCZWwZJOHoQ13PegwldaqAzfuF8WKIcKYw/edit?usp=sharing" TargetMode="External"/><Relationship Id="rId7" Type="http://schemas.openxmlformats.org/officeDocument/2006/relationships/hyperlink" Target="https://docs.google.com/document/d/1ZsQyo_FcmSCZWwZJOHoQ13PegwldaqAzfuF8WKIcKYw/edit?usp=sharing"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